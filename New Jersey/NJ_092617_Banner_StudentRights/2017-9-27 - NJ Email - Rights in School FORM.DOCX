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65138D" w14:textId="77777777" w:rsidR="00040673" w:rsidRPr="00B00C71" w:rsidRDefault="002B117E" w:rsidP="00A1000D">
      <w:pPr>
        <w:pStyle w:val="Title"/>
        <w:rPr>
          <w:rFonts w:ascii="Arial" w:hAnsi="Arial" w:cs="Arial"/>
          <w:b/>
          <w:color w:val="4F81BD" w:themeColor="accent1"/>
        </w:rPr>
      </w:pPr>
      <w:r w:rsidRPr="00B00C71">
        <w:rPr>
          <w:rFonts w:ascii="Arial" w:hAnsi="Arial" w:cs="Arial"/>
          <w:b/>
          <w:color w:val="4F81BD" w:themeColor="accent1"/>
        </w:rPr>
        <w:t>E</w:t>
      </w:r>
      <w:r w:rsidR="00433C4F" w:rsidRPr="00B00C71">
        <w:rPr>
          <w:rFonts w:ascii="Arial" w:hAnsi="Arial" w:cs="Arial"/>
          <w:b/>
          <w:color w:val="4F81BD" w:themeColor="accent1"/>
        </w:rPr>
        <w:t>MAIL SET-UP</w:t>
      </w:r>
    </w:p>
    <w:p w14:paraId="54DF315E" w14:textId="77777777" w:rsidR="00A4255E" w:rsidRDefault="00A4255E" w:rsidP="00A4255E">
      <w:pPr>
        <w:rPr>
          <w:rFonts w:ascii="Arial" w:hAnsi="Arial" w:cs="Arial"/>
          <w:b/>
          <w:color w:val="FF0000"/>
        </w:rPr>
      </w:pPr>
      <w:r>
        <w:rPr>
          <w:rFonts w:ascii="Arial" w:hAnsi="Arial" w:cs="Arial"/>
          <w:b/>
          <w:color w:val="FF0000"/>
        </w:rPr>
        <w:t>**Required</w:t>
      </w:r>
      <w:r w:rsidRPr="006D4B2E">
        <w:rPr>
          <w:rFonts w:ascii="Arial" w:hAnsi="Arial" w:cs="Arial"/>
          <w:b/>
          <w:color w:val="FF0000"/>
        </w:rPr>
        <w:t xml:space="preserve">. Incomplete forms will be returned. </w:t>
      </w:r>
      <w:r>
        <w:rPr>
          <w:rFonts w:ascii="Arial" w:hAnsi="Arial" w:cs="Arial"/>
          <w:b/>
          <w:color w:val="FF0000"/>
        </w:rPr>
        <w:t xml:space="preserve">Please submit to </w:t>
      </w:r>
      <w:hyperlink r:id="rId11" w:history="1">
        <w:r w:rsidRPr="00C12229">
          <w:rPr>
            <w:rStyle w:val="Hyperlink"/>
            <w:rFonts w:ascii="Arial" w:hAnsi="Arial" w:cs="Arial"/>
            <w:b/>
          </w:rPr>
          <w:t>cansupport@aclu.org</w:t>
        </w:r>
      </w:hyperlink>
      <w:r>
        <w:rPr>
          <w:rFonts w:ascii="Arial" w:hAnsi="Arial" w:cs="Arial"/>
          <w:b/>
          <w:color w:val="FF0000"/>
        </w:rPr>
        <w:t xml:space="preserve">. </w:t>
      </w:r>
    </w:p>
    <w:p w14:paraId="6265138E" w14:textId="77777777" w:rsidR="00A1000D" w:rsidRPr="00B00C71" w:rsidRDefault="00A1000D" w:rsidP="00A1000D">
      <w:pPr>
        <w:rPr>
          <w:rFonts w:ascii="Arial" w:hAnsi="Arial" w:cs="Arial"/>
        </w:rPr>
      </w:pPr>
    </w:p>
    <w:p w14:paraId="1C013D5B" w14:textId="77777777" w:rsidR="00556774" w:rsidRPr="00B00C71" w:rsidRDefault="00556774" w:rsidP="00556774">
      <w:pPr>
        <w:rPr>
          <w:rFonts w:ascii="Arial" w:hAnsi="Arial" w:cs="Arial"/>
        </w:rPr>
      </w:pPr>
      <w:r w:rsidRPr="00B00C71">
        <w:rPr>
          <w:rFonts w:ascii="Arial" w:hAnsi="Arial" w:cs="Arial"/>
        </w:rPr>
        <w:t xml:space="preserve">If you have not already, please schedule the email on the </w:t>
      </w:r>
      <w:hyperlink r:id="rId12" w:history="1">
        <w:r w:rsidRPr="00B00C71">
          <w:rPr>
            <w:rStyle w:val="Hyperlink"/>
            <w:rFonts w:ascii="Arial" w:hAnsi="Arial" w:cs="Arial"/>
          </w:rPr>
          <w:t>CAN Calendar.</w:t>
        </w:r>
      </w:hyperlink>
      <w:r w:rsidRPr="00B00C71">
        <w:rPr>
          <w:rFonts w:ascii="Arial" w:hAnsi="Arial" w:cs="Arial"/>
        </w:rPr>
        <w:t xml:space="preserve"> </w:t>
      </w:r>
    </w:p>
    <w:p w14:paraId="107CBA3C" w14:textId="77777777" w:rsidR="00556774" w:rsidRPr="00B00C71" w:rsidRDefault="00556774" w:rsidP="00A1000D">
      <w:pPr>
        <w:rPr>
          <w:rFonts w:ascii="Arial" w:hAnsi="Arial" w:cs="Arial"/>
        </w:rPr>
      </w:pPr>
    </w:p>
    <w:tbl>
      <w:tblPr>
        <w:tblStyle w:val="TableGrid"/>
        <w:tblpPr w:leftFromText="180" w:rightFromText="180" w:vertAnchor="page" w:horzAnchor="margin" w:tblpXSpec="center" w:tblpY="4261"/>
        <w:tblW w:w="10890" w:type="dxa"/>
        <w:tbl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insideH w:val="single" w:sz="12" w:space="0" w:color="FDE9D9" w:themeColor="accent6" w:themeTint="33"/>
          <w:insideV w:val="single" w:sz="12" w:space="0" w:color="FDE9D9" w:themeColor="accent6" w:themeTint="33"/>
        </w:tblBorders>
        <w:tblLook w:val="0080" w:firstRow="0" w:lastRow="0" w:firstColumn="1" w:lastColumn="0" w:noHBand="0" w:noVBand="0"/>
      </w:tblPr>
      <w:tblGrid>
        <w:gridCol w:w="2340"/>
        <w:gridCol w:w="8550"/>
      </w:tblGrid>
      <w:tr w:rsidR="00A1000D" w:rsidRPr="00B00C71" w14:paraId="62651391" w14:textId="77777777" w:rsidTr="00A4255E">
        <w:trPr>
          <w:trHeight w:val="1080"/>
        </w:trPr>
        <w:tc>
          <w:tcPr>
            <w:tcW w:w="2340" w:type="dxa"/>
            <w:tcBorders>
              <w:top w:val="single" w:sz="12" w:space="0" w:color="F79646" w:themeColor="accent6"/>
              <w:left w:val="single" w:sz="12" w:space="0" w:color="F79646" w:themeColor="accent6"/>
              <w:bottom w:val="single" w:sz="12" w:space="0" w:color="F79646" w:themeColor="accent6"/>
              <w:right w:val="single" w:sz="12" w:space="0" w:color="F79646" w:themeColor="accent6"/>
            </w:tcBorders>
            <w:shd w:val="clear" w:color="auto" w:fill="F79646" w:themeFill="accent6"/>
            <w:vAlign w:val="center"/>
          </w:tcPr>
          <w:p w14:paraId="6265138F" w14:textId="755FA1FD" w:rsidR="00A1000D" w:rsidRPr="00B00C71" w:rsidRDefault="00A1000D" w:rsidP="00A4255E">
            <w:pPr>
              <w:pStyle w:val="Heading5"/>
              <w:spacing w:before="0"/>
              <w:jc w:val="center"/>
              <w:outlineLvl w:val="4"/>
              <w:rPr>
                <w:rFonts w:ascii="Arial" w:hAnsi="Arial" w:cs="Arial"/>
                <w:b/>
                <w:color w:val="FFFFFF" w:themeColor="background1"/>
                <w:sz w:val="28"/>
              </w:rPr>
            </w:pPr>
            <w:r w:rsidRPr="00B00C71">
              <w:rPr>
                <w:rStyle w:val="Strong"/>
                <w:rFonts w:ascii="Arial" w:hAnsi="Arial" w:cs="Arial"/>
                <w:color w:val="FFFFFF" w:themeColor="background1"/>
                <w:sz w:val="28"/>
              </w:rPr>
              <w:t>Affiliate Name</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tc>
        <w:tc>
          <w:tcPr>
            <w:tcW w:w="8550" w:type="dxa"/>
            <w:tcBorders>
              <w:left w:val="single" w:sz="12" w:space="0" w:color="F79646" w:themeColor="accent6"/>
            </w:tcBorders>
            <w:vAlign w:val="center"/>
          </w:tcPr>
          <w:p w14:paraId="62651390" w14:textId="5D9747ED" w:rsidR="00A1000D" w:rsidRPr="00B00C71" w:rsidRDefault="00F73C76" w:rsidP="00A4255E">
            <w:pPr>
              <w:rPr>
                <w:rFonts w:ascii="Arial" w:hAnsi="Arial" w:cs="Arial"/>
                <w:color w:val="000000"/>
              </w:rPr>
            </w:pPr>
            <w:r>
              <w:rPr>
                <w:rFonts w:ascii="Arial" w:hAnsi="Arial" w:cs="Arial"/>
                <w:color w:val="000000"/>
              </w:rPr>
              <w:t>ACLU of New Jersey</w:t>
            </w:r>
          </w:p>
        </w:tc>
      </w:tr>
    </w:tbl>
    <w:p w14:paraId="62651399" w14:textId="77777777" w:rsidR="00040673" w:rsidRPr="00B00C71" w:rsidRDefault="00040673" w:rsidP="007C7AA6">
      <w:pPr>
        <w:rPr>
          <w:rFonts w:ascii="Arial" w:hAnsi="Arial" w:cs="Arial"/>
        </w:rPr>
      </w:pPr>
    </w:p>
    <w:tbl>
      <w:tblPr>
        <w:tblStyle w:val="TableGrid"/>
        <w:tblW w:w="10800" w:type="dxa"/>
        <w:tblInd w:w="108" w:type="dxa"/>
        <w:tbl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insideH w:val="single" w:sz="12" w:space="0" w:color="FDE9D9" w:themeColor="accent6" w:themeTint="33"/>
          <w:insideV w:val="single" w:sz="12" w:space="0" w:color="FDE9D9" w:themeColor="accent6" w:themeTint="33"/>
        </w:tblBorders>
        <w:tblLook w:val="01E0" w:firstRow="1" w:lastRow="1" w:firstColumn="1" w:lastColumn="1" w:noHBand="0" w:noVBand="0"/>
      </w:tblPr>
      <w:tblGrid>
        <w:gridCol w:w="10800"/>
      </w:tblGrid>
      <w:tr w:rsidR="00DD55D2" w:rsidRPr="00B00C71" w14:paraId="6265139B" w14:textId="77777777" w:rsidTr="00DD55D2">
        <w:trPr>
          <w:trHeight w:val="510"/>
        </w:trPr>
        <w:tc>
          <w:tcPr>
            <w:tcW w:w="10800" w:type="dxa"/>
            <w:tcBorders>
              <w:top w:val="single" w:sz="12" w:space="0" w:color="F79646" w:themeColor="accent6"/>
              <w:left w:val="single" w:sz="12" w:space="0" w:color="F79646" w:themeColor="accent6"/>
              <w:bottom w:val="single" w:sz="12" w:space="0" w:color="F79646" w:themeColor="accent6"/>
              <w:right w:val="single" w:sz="12" w:space="0" w:color="F79646" w:themeColor="accent6"/>
            </w:tcBorders>
            <w:shd w:val="clear" w:color="auto" w:fill="F79646" w:themeFill="accent6"/>
            <w:vAlign w:val="center"/>
          </w:tcPr>
          <w:p w14:paraId="6265139A" w14:textId="7778EE6C" w:rsidR="00DD55D2" w:rsidRPr="00B00C71" w:rsidRDefault="00DD55D2" w:rsidP="002F55CE">
            <w:pPr>
              <w:rPr>
                <w:rFonts w:ascii="Arial" w:hAnsi="Arial" w:cs="Arial"/>
                <w:color w:val="517DBF"/>
              </w:rPr>
            </w:pPr>
            <w:r w:rsidRPr="00B00C71">
              <w:rPr>
                <w:rStyle w:val="Strong"/>
                <w:rFonts w:ascii="Arial" w:hAnsi="Arial" w:cs="Arial"/>
                <w:color w:val="FFFFFF" w:themeColor="background1"/>
                <w:sz w:val="28"/>
              </w:rPr>
              <w:t>Target Audience</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tc>
      </w:tr>
      <w:tr w:rsidR="00DD55D2" w:rsidRPr="00B00C71" w14:paraId="6265139E" w14:textId="77777777" w:rsidTr="00570925">
        <w:trPr>
          <w:trHeight w:val="1707"/>
        </w:trPr>
        <w:tc>
          <w:tcPr>
            <w:tcW w:w="10800" w:type="dxa"/>
            <w:tcBorders>
              <w:top w:val="single" w:sz="12" w:space="0" w:color="F79646" w:themeColor="accent6"/>
              <w:bottom w:val="single" w:sz="12" w:space="0" w:color="F79646" w:themeColor="accent6"/>
            </w:tcBorders>
            <w:vAlign w:val="center"/>
          </w:tcPr>
          <w:p w14:paraId="6265139C" w14:textId="4200BD73" w:rsidR="00DD55D2" w:rsidRPr="00B00C71" w:rsidRDefault="00ED2670" w:rsidP="00DD55D2">
            <w:pPr>
              <w:rPr>
                <w:rFonts w:ascii="Arial" w:hAnsi="Arial" w:cs="Arial"/>
              </w:rPr>
            </w:pPr>
            <w:sdt>
              <w:sdtPr>
                <w:rPr>
                  <w:rFonts w:ascii="Arial" w:hAnsi="Arial" w:cs="Arial"/>
                  <w:sz w:val="28"/>
                </w:rPr>
                <w:id w:val="615722602"/>
                <w14:checkbox>
                  <w14:checked w14:val="1"/>
                  <w14:checkedState w14:val="2612" w14:font="Times New Roman"/>
                  <w14:uncheckedState w14:val="2610" w14:font="Times New Roman"/>
                </w14:checkbox>
              </w:sdtPr>
              <w:sdtEndPr/>
              <w:sdtContent>
                <w:r w:rsidR="00F73C76">
                  <w:rPr>
                    <w:rFonts w:ascii="Segoe UI Symbol" w:hAnsi="Segoe UI Symbol" w:cs="Segoe UI Symbol"/>
                    <w:sz w:val="28"/>
                  </w:rPr>
                  <w:t>☒</w:t>
                </w:r>
              </w:sdtContent>
            </w:sdt>
            <w:r w:rsidR="00DD55D2" w:rsidRPr="00B00C71">
              <w:rPr>
                <w:rFonts w:ascii="Arial" w:hAnsi="Arial" w:cs="Arial"/>
              </w:rPr>
              <w:t xml:space="preserve">   Affiliate Full List </w:t>
            </w:r>
          </w:p>
          <w:p w14:paraId="6265139D" w14:textId="77777777" w:rsidR="00DD55D2" w:rsidRPr="00B00C71" w:rsidRDefault="00ED2670" w:rsidP="002F55CE">
            <w:pPr>
              <w:rPr>
                <w:rFonts w:ascii="Arial" w:hAnsi="Arial" w:cs="Arial"/>
                <w:color w:val="000000"/>
              </w:rPr>
            </w:pPr>
            <w:sdt>
              <w:sdtPr>
                <w:rPr>
                  <w:rFonts w:ascii="Arial" w:hAnsi="Arial" w:cs="Arial"/>
                  <w:sz w:val="28"/>
                </w:rPr>
                <w:id w:val="-584448642"/>
                <w14:checkbox>
                  <w14:checked w14:val="0"/>
                  <w14:checkedState w14:val="2612" w14:font="Times New Roman"/>
                  <w14:uncheckedState w14:val="2610" w14:font="Times New Roman"/>
                </w14:checkbox>
              </w:sdtPr>
              <w:sdtEndPr/>
              <w:sdtContent>
                <w:r w:rsidR="00DD55D2" w:rsidRPr="00B00C71">
                  <w:rPr>
                    <w:rFonts w:ascii="MS Gothic" w:eastAsia="MS Gothic" w:hAnsi="MS Gothic" w:cs="MS Gothic" w:hint="eastAsia"/>
                    <w:sz w:val="28"/>
                  </w:rPr>
                  <w:t>☐</w:t>
                </w:r>
              </w:sdtContent>
            </w:sdt>
            <w:r w:rsidR="00DD55D2" w:rsidRPr="00B00C71">
              <w:rPr>
                <w:rFonts w:ascii="Arial" w:hAnsi="Arial" w:cs="Arial"/>
              </w:rPr>
              <w:t xml:space="preserve">  Segmented lis</w:t>
            </w:r>
            <w:r w:rsidR="00570925" w:rsidRPr="00B00C71">
              <w:rPr>
                <w:rFonts w:ascii="Arial" w:hAnsi="Arial" w:cs="Arial"/>
              </w:rPr>
              <w:t>t (Please provide zip codes, chapter code</w:t>
            </w:r>
            <w:r w:rsidR="00DD55D2" w:rsidRPr="00B00C71">
              <w:rPr>
                <w:rFonts w:ascii="Arial" w:hAnsi="Arial" w:cs="Arial"/>
              </w:rPr>
              <w:t xml:space="preserve"> or any other geo-</w:t>
            </w:r>
            <w:r w:rsidR="00570925" w:rsidRPr="00B00C71">
              <w:rPr>
                <w:rFonts w:ascii="Arial" w:hAnsi="Arial" w:cs="Arial"/>
              </w:rPr>
              <w:t>information below</w:t>
            </w:r>
            <w:r w:rsidR="00DD55D2" w:rsidRPr="00B00C71">
              <w:rPr>
                <w:rFonts w:ascii="Arial" w:hAnsi="Arial" w:cs="Arial"/>
              </w:rPr>
              <w:t>.</w:t>
            </w:r>
            <w:r w:rsidR="00570925" w:rsidRPr="00B00C71">
              <w:rPr>
                <w:rFonts w:ascii="Arial" w:hAnsi="Arial" w:cs="Arial"/>
              </w:rPr>
              <w:t xml:space="preserve"> Please separate zip codes with a comma.</w:t>
            </w:r>
            <w:r w:rsidR="00DD55D2" w:rsidRPr="00B00C71">
              <w:rPr>
                <w:rFonts w:ascii="Arial" w:hAnsi="Arial" w:cs="Arial"/>
              </w:rPr>
              <w:t>)</w:t>
            </w:r>
          </w:p>
        </w:tc>
      </w:tr>
      <w:tr w:rsidR="00570925" w:rsidRPr="00B00C71" w14:paraId="626513A0" w14:textId="77777777" w:rsidTr="00570925">
        <w:trPr>
          <w:trHeight w:val="897"/>
        </w:trPr>
        <w:tc>
          <w:tcPr>
            <w:tcW w:w="10800" w:type="dxa"/>
            <w:tcBorders>
              <w:top w:val="single" w:sz="12" w:space="0" w:color="F79646" w:themeColor="accent6"/>
            </w:tcBorders>
            <w:vAlign w:val="center"/>
          </w:tcPr>
          <w:p w14:paraId="6265139F" w14:textId="77777777" w:rsidR="00570925" w:rsidRPr="00B00C71" w:rsidRDefault="00570925" w:rsidP="00DD55D2">
            <w:pPr>
              <w:rPr>
                <w:rFonts w:ascii="Arial" w:hAnsi="Arial" w:cs="Arial"/>
                <w:sz w:val="28"/>
              </w:rPr>
            </w:pPr>
          </w:p>
        </w:tc>
      </w:tr>
    </w:tbl>
    <w:p w14:paraId="626513A1" w14:textId="77777777" w:rsidR="00DD55D2" w:rsidRPr="00B00C71" w:rsidRDefault="00DD55D2" w:rsidP="007C7AA6">
      <w:pPr>
        <w:rPr>
          <w:rFonts w:ascii="Arial" w:hAnsi="Arial" w:cs="Arial"/>
        </w:rPr>
      </w:pPr>
    </w:p>
    <w:tbl>
      <w:tblPr>
        <w:tblStyle w:val="TableGrid"/>
        <w:tblW w:w="10800" w:type="dxa"/>
        <w:tblInd w:w="108" w:type="dxa"/>
        <w:tblBorders>
          <w:top w:val="single" w:sz="12" w:space="0" w:color="F79646" w:themeColor="accent6"/>
          <w:left w:val="single" w:sz="12" w:space="0" w:color="F79646" w:themeColor="accent6"/>
          <w:bottom w:val="single" w:sz="12" w:space="0" w:color="F79646" w:themeColor="accent6"/>
          <w:right w:val="single" w:sz="12" w:space="0" w:color="F79646" w:themeColor="accent6"/>
          <w:insideH w:val="single" w:sz="12" w:space="0" w:color="F79646" w:themeColor="accent6"/>
          <w:insideV w:val="single" w:sz="12" w:space="0" w:color="F79646" w:themeColor="accent6"/>
        </w:tblBorders>
        <w:tblLook w:val="01E0" w:firstRow="1" w:lastRow="1" w:firstColumn="1" w:lastColumn="1" w:noHBand="0" w:noVBand="0"/>
      </w:tblPr>
      <w:tblGrid>
        <w:gridCol w:w="10800"/>
      </w:tblGrid>
      <w:tr w:rsidR="00DD55D2" w:rsidRPr="00B00C71" w14:paraId="626513A3" w14:textId="77777777" w:rsidTr="00DD55D2">
        <w:trPr>
          <w:trHeight w:val="504"/>
        </w:trPr>
        <w:tc>
          <w:tcPr>
            <w:tcW w:w="10800" w:type="dxa"/>
            <w:tcBorders>
              <w:bottom w:val="single" w:sz="12" w:space="0" w:color="FDE9D9" w:themeColor="accent6" w:themeTint="33"/>
            </w:tcBorders>
            <w:shd w:val="clear" w:color="auto" w:fill="F79646" w:themeFill="accent6"/>
            <w:vAlign w:val="center"/>
          </w:tcPr>
          <w:p w14:paraId="769B9051" w14:textId="7F338B6E" w:rsidR="00DD55D2" w:rsidRPr="00B00C71" w:rsidRDefault="00DD55D2" w:rsidP="002F55CE">
            <w:pPr>
              <w:rPr>
                <w:rStyle w:val="Strong"/>
                <w:rFonts w:ascii="Arial" w:hAnsi="Arial" w:cs="Arial"/>
                <w:color w:val="FFFFFF" w:themeColor="background1"/>
                <w:sz w:val="28"/>
                <w:szCs w:val="22"/>
              </w:rPr>
            </w:pPr>
            <w:r w:rsidRPr="00B00C71">
              <w:rPr>
                <w:rStyle w:val="Strong"/>
                <w:rFonts w:ascii="Arial" w:hAnsi="Arial" w:cs="Arial"/>
                <w:color w:val="FFFFFF" w:themeColor="background1"/>
                <w:sz w:val="28"/>
                <w:szCs w:val="22"/>
              </w:rPr>
              <w:t>Testers and Reviewers</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p w14:paraId="626513A2" w14:textId="7444396B" w:rsidR="00556774" w:rsidRPr="00B00C71" w:rsidRDefault="00556774" w:rsidP="002F55CE">
            <w:pPr>
              <w:rPr>
                <w:rFonts w:ascii="Arial" w:hAnsi="Arial" w:cs="Arial"/>
                <w:color w:val="000000"/>
                <w:sz w:val="28"/>
                <w:szCs w:val="22"/>
              </w:rPr>
            </w:pPr>
            <w:r w:rsidRPr="00B00C71">
              <w:rPr>
                <w:rStyle w:val="Strong"/>
                <w:rFonts w:ascii="Arial" w:hAnsi="Arial" w:cs="Arial"/>
                <w:color w:val="FFFFFF" w:themeColor="background1"/>
                <w:sz w:val="20"/>
                <w:szCs w:val="22"/>
              </w:rPr>
              <w:t xml:space="preserve">Please provide the email address of those that should receive a test version of this email. One person from your affiliate should respond to the CAN team with edits from all members of your affiliate team. Please don’t have everyone reply directly to the CAN team. </w:t>
            </w:r>
          </w:p>
        </w:tc>
      </w:tr>
      <w:tr w:rsidR="00DD55D2" w:rsidRPr="00B00C71" w14:paraId="626513A7" w14:textId="77777777" w:rsidTr="003C5521">
        <w:trPr>
          <w:trHeight w:val="1080"/>
        </w:trPr>
        <w:tc>
          <w:tcPr>
            <w:tcW w:w="10800"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626513A4" w14:textId="77777777" w:rsidR="00DD55D2" w:rsidRPr="00B00C71" w:rsidRDefault="00DD55D2" w:rsidP="003C5521">
            <w:pPr>
              <w:rPr>
                <w:rFonts w:ascii="Arial" w:hAnsi="Arial" w:cs="Arial"/>
                <w:color w:val="000000"/>
                <w:szCs w:val="22"/>
              </w:rPr>
            </w:pPr>
          </w:p>
          <w:p w14:paraId="626513A5" w14:textId="6A172E9E" w:rsidR="00DD55D2" w:rsidRPr="00B00C71" w:rsidRDefault="00ED2670" w:rsidP="003C5521">
            <w:pPr>
              <w:rPr>
                <w:rFonts w:ascii="Arial" w:hAnsi="Arial" w:cs="Arial"/>
                <w:color w:val="000000"/>
                <w:szCs w:val="22"/>
              </w:rPr>
            </w:pPr>
            <w:hyperlink r:id="rId13" w:history="1">
              <w:r w:rsidR="00F73C76" w:rsidRPr="00C1621A">
                <w:rPr>
                  <w:rStyle w:val="Hyperlink"/>
                  <w:rFonts w:ascii="Arial" w:hAnsi="Arial" w:cs="Arial"/>
                  <w:szCs w:val="22"/>
                </w:rPr>
                <w:t>Kpotluri@aclu-nj.org</w:t>
              </w:r>
            </w:hyperlink>
            <w:r w:rsidR="00F73C76">
              <w:rPr>
                <w:rFonts w:ascii="Arial" w:hAnsi="Arial" w:cs="Arial"/>
                <w:color w:val="000000"/>
                <w:szCs w:val="22"/>
              </w:rPr>
              <w:t xml:space="preserve">, </w:t>
            </w:r>
            <w:hyperlink r:id="rId14" w:history="1">
              <w:r w:rsidR="00F66002" w:rsidRPr="009375D5">
                <w:rPr>
                  <w:rStyle w:val="Hyperlink"/>
                  <w:rFonts w:ascii="Arial" w:hAnsi="Arial" w:cs="Arial"/>
                  <w:szCs w:val="22"/>
                </w:rPr>
                <w:t>apeltzman@aclu-nj.org</w:t>
              </w:r>
            </w:hyperlink>
            <w:r w:rsidR="00F66002">
              <w:rPr>
                <w:rFonts w:ascii="Arial" w:hAnsi="Arial" w:cs="Arial"/>
                <w:color w:val="000000"/>
                <w:szCs w:val="22"/>
              </w:rPr>
              <w:t xml:space="preserve"> </w:t>
            </w:r>
          </w:p>
          <w:p w14:paraId="626513A6" w14:textId="77777777" w:rsidR="00DD55D2" w:rsidRPr="00B00C71" w:rsidRDefault="00DD55D2" w:rsidP="003C5521">
            <w:pPr>
              <w:rPr>
                <w:rFonts w:ascii="Arial" w:hAnsi="Arial" w:cs="Arial"/>
                <w:color w:val="000000"/>
                <w:szCs w:val="22"/>
              </w:rPr>
            </w:pPr>
          </w:p>
        </w:tc>
      </w:tr>
    </w:tbl>
    <w:p w14:paraId="626513A8" w14:textId="77777777" w:rsidR="00DD55D2" w:rsidRPr="00B00C71" w:rsidRDefault="00DD55D2" w:rsidP="007C7AA6">
      <w:pPr>
        <w:rPr>
          <w:rFonts w:ascii="Arial" w:hAnsi="Arial" w:cs="Arial"/>
        </w:rPr>
      </w:pPr>
    </w:p>
    <w:p w14:paraId="1B614A9F" w14:textId="77777777" w:rsidR="00E21909" w:rsidRPr="00B00C71" w:rsidRDefault="00E21909" w:rsidP="007C7AA6">
      <w:pPr>
        <w:rPr>
          <w:rFonts w:ascii="Arial" w:hAnsi="Arial" w:cs="Arial"/>
        </w:rPr>
      </w:pPr>
    </w:p>
    <w:p w14:paraId="7E7871B3" w14:textId="77777777" w:rsidR="00E21909" w:rsidRPr="00B00C71" w:rsidRDefault="00E21909" w:rsidP="007C7AA6">
      <w:pPr>
        <w:rPr>
          <w:rFonts w:ascii="Arial" w:hAnsi="Arial" w:cs="Arial"/>
        </w:rPr>
      </w:pPr>
    </w:p>
    <w:p w14:paraId="6DAEEC37" w14:textId="77777777" w:rsidR="00E21909" w:rsidRPr="00B00C71" w:rsidRDefault="00E21909" w:rsidP="007C7AA6">
      <w:pPr>
        <w:rPr>
          <w:rFonts w:ascii="Arial" w:hAnsi="Arial" w:cs="Arial"/>
        </w:rPr>
      </w:pPr>
    </w:p>
    <w:p w14:paraId="6AA8F47C" w14:textId="77777777" w:rsidR="00E21909" w:rsidRPr="00B00C71" w:rsidRDefault="00E21909" w:rsidP="007C7AA6">
      <w:pPr>
        <w:rPr>
          <w:rFonts w:ascii="Arial" w:hAnsi="Arial" w:cs="Arial"/>
        </w:rPr>
      </w:pPr>
    </w:p>
    <w:p w14:paraId="6EB838A6" w14:textId="77777777" w:rsidR="00E21909" w:rsidRPr="00B00C71" w:rsidRDefault="00E21909" w:rsidP="007C7AA6">
      <w:pPr>
        <w:rPr>
          <w:rFonts w:ascii="Arial" w:hAnsi="Arial" w:cs="Arial"/>
        </w:rPr>
      </w:pPr>
    </w:p>
    <w:p w14:paraId="2C621EF5" w14:textId="77777777" w:rsidR="00E21909" w:rsidRPr="00B00C71" w:rsidRDefault="00E21909" w:rsidP="007C7AA6">
      <w:pPr>
        <w:rPr>
          <w:rFonts w:ascii="Arial" w:hAnsi="Arial" w:cs="Arial"/>
        </w:rPr>
      </w:pPr>
    </w:p>
    <w:p w14:paraId="4B4A7100" w14:textId="77777777" w:rsidR="00E21909" w:rsidRPr="00B00C71" w:rsidRDefault="00E21909" w:rsidP="007C7AA6">
      <w:pPr>
        <w:rPr>
          <w:rFonts w:ascii="Arial" w:hAnsi="Arial" w:cs="Arial"/>
        </w:rPr>
      </w:pPr>
    </w:p>
    <w:p w14:paraId="01DDD83B" w14:textId="77777777" w:rsidR="00E21909" w:rsidRPr="00B00C71" w:rsidRDefault="00E21909" w:rsidP="007C7AA6">
      <w:pPr>
        <w:rPr>
          <w:rFonts w:ascii="Arial" w:hAnsi="Arial" w:cs="Arial"/>
        </w:rPr>
      </w:pPr>
    </w:p>
    <w:tbl>
      <w:tblPr>
        <w:tblStyle w:val="TableGrid"/>
        <w:tblW w:w="10908" w:type="dxa"/>
        <w:tblInd w:w="108" w:type="dxa"/>
        <w:tblBorders>
          <w:top w:val="single" w:sz="12" w:space="0" w:color="F79646" w:themeColor="accent6"/>
          <w:left w:val="single" w:sz="12" w:space="0" w:color="F79646" w:themeColor="accent6"/>
          <w:bottom w:val="single" w:sz="12" w:space="0" w:color="F79646" w:themeColor="accent6"/>
          <w:right w:val="single" w:sz="12" w:space="0" w:color="F79646" w:themeColor="accent6"/>
          <w:insideH w:val="single" w:sz="12" w:space="0" w:color="F79646" w:themeColor="accent6"/>
          <w:insideV w:val="single" w:sz="12" w:space="0" w:color="F79646" w:themeColor="accent6"/>
        </w:tblBorders>
        <w:tblLook w:val="01E0" w:firstRow="1" w:lastRow="1" w:firstColumn="1" w:lastColumn="1" w:noHBand="0" w:noVBand="0"/>
      </w:tblPr>
      <w:tblGrid>
        <w:gridCol w:w="2886"/>
        <w:gridCol w:w="2886"/>
        <w:gridCol w:w="2691"/>
        <w:gridCol w:w="2556"/>
      </w:tblGrid>
      <w:tr w:rsidR="00FC690E" w:rsidRPr="00B00C71" w14:paraId="626513AB" w14:textId="0BB4847A" w:rsidTr="003E10C0">
        <w:trPr>
          <w:trHeight w:val="843"/>
        </w:trPr>
        <w:tc>
          <w:tcPr>
            <w:tcW w:w="10908" w:type="dxa"/>
            <w:gridSpan w:val="4"/>
            <w:tcBorders>
              <w:bottom w:val="single" w:sz="12" w:space="0" w:color="FDE9D9" w:themeColor="accent6" w:themeTint="33"/>
            </w:tcBorders>
            <w:shd w:val="clear" w:color="auto" w:fill="F79646" w:themeFill="accent6"/>
            <w:vAlign w:val="center"/>
          </w:tcPr>
          <w:p w14:paraId="317C8516" w14:textId="3DF1C586" w:rsidR="00FC690E" w:rsidRPr="00B00C71" w:rsidRDefault="00E21909" w:rsidP="003D7EA1">
            <w:pPr>
              <w:rPr>
                <w:rStyle w:val="Strong"/>
                <w:rFonts w:ascii="Arial" w:hAnsi="Arial" w:cs="Arial"/>
                <w:color w:val="FFFFFF" w:themeColor="background1"/>
                <w:sz w:val="28"/>
                <w:szCs w:val="22"/>
              </w:rPr>
            </w:pPr>
            <w:r w:rsidRPr="00B00C71">
              <w:rPr>
                <w:rStyle w:val="Strong"/>
                <w:rFonts w:ascii="Arial" w:hAnsi="Arial" w:cs="Arial"/>
                <w:color w:val="FFFFFF" w:themeColor="background1"/>
                <w:sz w:val="28"/>
                <w:szCs w:val="22"/>
              </w:rPr>
              <w:lastRenderedPageBreak/>
              <w:t xml:space="preserve">Email </w:t>
            </w:r>
            <w:r w:rsidR="00FC690E" w:rsidRPr="00B00C71">
              <w:rPr>
                <w:rStyle w:val="Strong"/>
                <w:rFonts w:ascii="Arial" w:hAnsi="Arial" w:cs="Arial"/>
                <w:color w:val="FFFFFF" w:themeColor="background1"/>
                <w:sz w:val="28"/>
                <w:szCs w:val="22"/>
              </w:rPr>
              <w:t>Template</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p w14:paraId="0E41DE02" w14:textId="0F79B467" w:rsidR="00E21909" w:rsidRPr="00B00C71" w:rsidRDefault="00E21909" w:rsidP="003D7EA1">
            <w:pPr>
              <w:rPr>
                <w:rFonts w:ascii="Arial" w:hAnsi="Arial" w:cs="Arial"/>
                <w:color w:val="000000"/>
                <w:sz w:val="18"/>
                <w:szCs w:val="22"/>
              </w:rPr>
            </w:pPr>
            <w:r w:rsidRPr="00B00C71">
              <w:rPr>
                <w:rStyle w:val="Strong"/>
                <w:rFonts w:ascii="Arial" w:hAnsi="Arial" w:cs="Arial"/>
                <w:color w:val="FFFFFF" w:themeColor="background1"/>
                <w:sz w:val="18"/>
                <w:szCs w:val="22"/>
              </w:rPr>
              <w:t xml:space="preserve">Note: Images are required for the Action, Event and Banner format emails. </w:t>
            </w:r>
          </w:p>
          <w:p w14:paraId="274AE60F" w14:textId="2ABD0BDA" w:rsidR="00FC690E" w:rsidRPr="00B00C71" w:rsidRDefault="00FC690E" w:rsidP="003D7EA1">
            <w:pPr>
              <w:rPr>
                <w:rFonts w:ascii="Arial" w:hAnsi="Arial" w:cs="Arial"/>
                <w:sz w:val="28"/>
              </w:rPr>
            </w:pPr>
          </w:p>
        </w:tc>
      </w:tr>
      <w:tr w:rsidR="00FC690E" w:rsidRPr="00B00C71" w14:paraId="626513AE" w14:textId="2E5E904D" w:rsidTr="00556774">
        <w:trPr>
          <w:trHeight w:val="573"/>
        </w:trPr>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vAlign w:val="center"/>
          </w:tcPr>
          <w:p w14:paraId="626513AC" w14:textId="3B6E3BE8" w:rsidR="00FC690E" w:rsidRPr="00B00C71" w:rsidRDefault="00ED2670" w:rsidP="00570925">
            <w:pPr>
              <w:rPr>
                <w:rFonts w:ascii="Arial" w:hAnsi="Arial" w:cs="Arial"/>
              </w:rPr>
            </w:pPr>
            <w:sdt>
              <w:sdtPr>
                <w:rPr>
                  <w:rFonts w:ascii="Arial" w:hAnsi="Arial" w:cs="Arial"/>
                  <w:sz w:val="28"/>
                </w:rPr>
                <w:id w:val="-963275154"/>
                <w14:checkbox>
                  <w14:checked w14:val="0"/>
                  <w14:checkedState w14:val="2612" w14:font="Times New Roman"/>
                  <w14:uncheckedState w14:val="2610" w14:font="Times New Roman"/>
                </w14:checkbox>
              </w:sdtPr>
              <w:sdtEndPr/>
              <w:sdtContent>
                <w:r w:rsidR="00FC690E" w:rsidRPr="00B00C71">
                  <w:rPr>
                    <w:rFonts w:ascii="MS Gothic" w:eastAsia="MS Gothic" w:hAnsi="MS Gothic" w:cs="MS Gothic" w:hint="eastAsia"/>
                    <w:sz w:val="28"/>
                  </w:rPr>
                  <w:t>☐</w:t>
                </w:r>
              </w:sdtContent>
            </w:sdt>
            <w:r w:rsidR="00FC690E" w:rsidRPr="00B00C71">
              <w:rPr>
                <w:rFonts w:ascii="Arial" w:hAnsi="Arial" w:cs="Arial"/>
              </w:rPr>
              <w:t xml:space="preserve">  Letter format </w:t>
            </w:r>
            <w:r w:rsidR="00556774" w:rsidRPr="00B00C71">
              <w:rPr>
                <w:rFonts w:ascii="Arial" w:hAnsi="Arial" w:cs="Arial"/>
              </w:rPr>
              <w:br/>
            </w:r>
            <w:r w:rsidR="00FC690E" w:rsidRPr="00B00C71">
              <w:rPr>
                <w:rFonts w:ascii="Arial" w:hAnsi="Arial" w:cs="Arial"/>
              </w:rPr>
              <w:t xml:space="preserve">(no image)          </w:t>
            </w:r>
          </w:p>
          <w:p w14:paraId="626513AD" w14:textId="4B2C0E0B" w:rsidR="00FC690E" w:rsidRPr="00B00C71" w:rsidRDefault="00FC690E" w:rsidP="00570925">
            <w:pPr>
              <w:rPr>
                <w:rFonts w:ascii="Arial" w:hAnsi="Arial" w:cs="Arial"/>
              </w:rPr>
            </w:pPr>
          </w:p>
        </w:tc>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309B53ED" w14:textId="77777777" w:rsidR="00FC690E" w:rsidRPr="00B00C71" w:rsidRDefault="00ED2670" w:rsidP="00FC690E">
            <w:pPr>
              <w:rPr>
                <w:rFonts w:ascii="Arial" w:hAnsi="Arial" w:cs="Arial"/>
              </w:rPr>
            </w:pPr>
            <w:sdt>
              <w:sdtPr>
                <w:rPr>
                  <w:rFonts w:ascii="Arial" w:hAnsi="Arial" w:cs="Arial"/>
                  <w:sz w:val="28"/>
                </w:rPr>
                <w:id w:val="175468823"/>
                <w14:checkbox>
                  <w14:checked w14:val="0"/>
                  <w14:checkedState w14:val="2612" w14:font="Times New Roman"/>
                  <w14:uncheckedState w14:val="2610" w14:font="Times New Roman"/>
                </w14:checkbox>
              </w:sdtPr>
              <w:sdtEndPr/>
              <w:sdtContent>
                <w:r w:rsidR="00FC690E" w:rsidRPr="00B00C71">
                  <w:rPr>
                    <w:rFonts w:ascii="MS Gothic" w:eastAsia="MS Gothic" w:hAnsi="MS Gothic" w:cs="MS Gothic" w:hint="eastAsia"/>
                    <w:sz w:val="28"/>
                  </w:rPr>
                  <w:t>☐</w:t>
                </w:r>
              </w:sdtContent>
            </w:sdt>
            <w:r w:rsidR="00FC690E" w:rsidRPr="00B00C71">
              <w:rPr>
                <w:rFonts w:ascii="Arial" w:hAnsi="Arial" w:cs="Arial"/>
              </w:rPr>
              <w:t xml:space="preserve">  Action format</w:t>
            </w:r>
          </w:p>
          <w:p w14:paraId="57296E38" w14:textId="6D94F3CE" w:rsidR="00FC690E" w:rsidRPr="00B00C71" w:rsidRDefault="00FC690E" w:rsidP="00FC690E">
            <w:pPr>
              <w:rPr>
                <w:rFonts w:ascii="Arial" w:hAnsi="Arial" w:cs="Arial"/>
              </w:rPr>
            </w:pPr>
            <w:r w:rsidRPr="00B00C71">
              <w:rPr>
                <w:rFonts w:ascii="Arial" w:hAnsi="Arial" w:cs="Arial"/>
              </w:rPr>
              <w:t xml:space="preserve">(image 190x230)                 </w:t>
            </w:r>
          </w:p>
        </w:tc>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2363508E" w14:textId="6A08543D" w:rsidR="00FC690E" w:rsidRPr="00B00C71" w:rsidRDefault="00ED2670" w:rsidP="00556774">
            <w:pPr>
              <w:rPr>
                <w:rFonts w:ascii="Arial" w:hAnsi="Arial" w:cs="Arial"/>
                <w:sz w:val="28"/>
              </w:rPr>
            </w:pPr>
            <w:sdt>
              <w:sdtPr>
                <w:rPr>
                  <w:rFonts w:ascii="Arial" w:hAnsi="Arial" w:cs="Arial"/>
                  <w:sz w:val="28"/>
                </w:rPr>
                <w:id w:val="1549335262"/>
                <w14:checkbox>
                  <w14:checked w14:val="0"/>
                  <w14:checkedState w14:val="2612" w14:font="Times New Roman"/>
                  <w14:uncheckedState w14:val="2610" w14:font="Times New Roman"/>
                </w14:checkbox>
              </w:sdtPr>
              <w:sdtEndPr/>
              <w:sdtContent>
                <w:r w:rsidR="00FC690E" w:rsidRPr="00B00C71">
                  <w:rPr>
                    <w:rFonts w:ascii="MS Gothic" w:eastAsia="MS Gothic" w:hAnsi="MS Gothic" w:cs="MS Gothic" w:hint="eastAsia"/>
                    <w:sz w:val="28"/>
                  </w:rPr>
                  <w:t>☐</w:t>
                </w:r>
              </w:sdtContent>
            </w:sdt>
            <w:r w:rsidR="00FC690E" w:rsidRPr="00B00C71">
              <w:rPr>
                <w:rFonts w:ascii="Arial" w:hAnsi="Arial" w:cs="Arial"/>
              </w:rPr>
              <w:t xml:space="preserve">  </w:t>
            </w:r>
            <w:r w:rsidR="00556774" w:rsidRPr="00B00C71">
              <w:rPr>
                <w:rFonts w:ascii="Arial" w:hAnsi="Arial" w:cs="Arial"/>
              </w:rPr>
              <w:t>Event Template</w:t>
            </w:r>
            <w:r w:rsidR="00FC690E" w:rsidRPr="00B00C71">
              <w:rPr>
                <w:rFonts w:ascii="Arial" w:hAnsi="Arial" w:cs="Arial"/>
              </w:rPr>
              <w:t xml:space="preserve"> </w:t>
            </w:r>
            <w:r w:rsidR="00556774" w:rsidRPr="00B00C71">
              <w:rPr>
                <w:rFonts w:ascii="Arial" w:hAnsi="Arial" w:cs="Arial"/>
              </w:rPr>
              <w:br/>
              <w:t>(image 350x300)</w:t>
            </w:r>
            <w:r w:rsidR="00FC690E" w:rsidRPr="00B00C71">
              <w:rPr>
                <w:rFonts w:ascii="Arial" w:hAnsi="Arial" w:cs="Arial"/>
              </w:rPr>
              <w:t xml:space="preserve">            </w:t>
            </w:r>
          </w:p>
        </w:tc>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7CD2AA24" w14:textId="2DC497AE" w:rsidR="00FC690E" w:rsidRPr="00B00C71" w:rsidRDefault="00ED2670" w:rsidP="003A0FA7">
            <w:pPr>
              <w:rPr>
                <w:rFonts w:ascii="Arial" w:hAnsi="Arial" w:cs="Arial"/>
                <w:sz w:val="28"/>
              </w:rPr>
            </w:pPr>
            <w:sdt>
              <w:sdtPr>
                <w:rPr>
                  <w:rFonts w:ascii="Arial" w:hAnsi="Arial" w:cs="Arial"/>
                  <w:sz w:val="28"/>
                </w:rPr>
                <w:id w:val="-1023858478"/>
                <w14:checkbox>
                  <w14:checked w14:val="1"/>
                  <w14:checkedState w14:val="2612" w14:font="Times New Roman"/>
                  <w14:uncheckedState w14:val="2610" w14:font="Times New Roman"/>
                </w14:checkbox>
              </w:sdtPr>
              <w:sdtEndPr/>
              <w:sdtContent>
                <w:r w:rsidR="00F73C76">
                  <w:rPr>
                    <w:rFonts w:ascii="Segoe UI Symbol" w:hAnsi="Segoe UI Symbol" w:cs="Segoe UI Symbol"/>
                    <w:sz w:val="28"/>
                  </w:rPr>
                  <w:t>☒</w:t>
                </w:r>
              </w:sdtContent>
            </w:sdt>
            <w:r w:rsidR="00FC690E" w:rsidRPr="00B00C71">
              <w:rPr>
                <w:rFonts w:ascii="Arial" w:hAnsi="Arial" w:cs="Arial"/>
              </w:rPr>
              <w:t xml:space="preserve">  </w:t>
            </w:r>
            <w:r w:rsidR="003A0FA7" w:rsidRPr="00B00C71">
              <w:rPr>
                <w:rFonts w:ascii="Arial" w:hAnsi="Arial" w:cs="Arial"/>
              </w:rPr>
              <w:t>Banner Format</w:t>
            </w:r>
            <w:r w:rsidR="00556774" w:rsidRPr="00B00C71">
              <w:rPr>
                <w:rFonts w:ascii="Arial" w:hAnsi="Arial" w:cs="Arial"/>
              </w:rPr>
              <w:br/>
              <w:t>(Image 600x300)</w:t>
            </w:r>
            <w:r w:rsidR="00FC690E" w:rsidRPr="00B00C71">
              <w:rPr>
                <w:rFonts w:ascii="Arial" w:hAnsi="Arial" w:cs="Arial"/>
              </w:rPr>
              <w:t xml:space="preserve">             </w:t>
            </w:r>
          </w:p>
        </w:tc>
      </w:tr>
      <w:tr w:rsidR="00FC690E" w:rsidRPr="00B00C71" w14:paraId="38FBA28D" w14:textId="2DC3B461" w:rsidTr="00556774">
        <w:trPr>
          <w:trHeight w:val="573"/>
        </w:trPr>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vAlign w:val="center"/>
          </w:tcPr>
          <w:p w14:paraId="28E6CAB7" w14:textId="3C56ADE3" w:rsidR="00FC690E" w:rsidRPr="00B00C71" w:rsidRDefault="003A0FA7" w:rsidP="00570925">
            <w:pPr>
              <w:rPr>
                <w:rFonts w:ascii="Arial" w:hAnsi="Arial" w:cs="Arial"/>
                <w:sz w:val="28"/>
              </w:rPr>
            </w:pPr>
            <w:r w:rsidRPr="00B00C71">
              <w:rPr>
                <w:rFonts w:ascii="Arial" w:hAnsi="Arial" w:cs="Arial"/>
                <w:noProof/>
              </w:rPr>
              <w:drawing>
                <wp:inline distT="0" distB="0" distL="0" distR="0" wp14:anchorId="6459AADD" wp14:editId="116CFA41">
                  <wp:extent cx="1691640" cy="1841421"/>
                  <wp:effectExtent l="0" t="0" r="381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691640" cy="1841421"/>
                          </a:xfrm>
                          <a:prstGeom prst="rect">
                            <a:avLst/>
                          </a:prstGeom>
                        </pic:spPr>
                      </pic:pic>
                    </a:graphicData>
                  </a:graphic>
                </wp:inline>
              </w:drawing>
            </w:r>
          </w:p>
        </w:tc>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38EFF3B1" w14:textId="56E41BFD" w:rsidR="00FC690E" w:rsidRPr="00B00C71" w:rsidRDefault="003A0FA7" w:rsidP="00570925">
            <w:pPr>
              <w:rPr>
                <w:rFonts w:ascii="Arial" w:hAnsi="Arial" w:cs="Arial"/>
                <w:sz w:val="28"/>
              </w:rPr>
            </w:pPr>
            <w:r w:rsidRPr="00B00C71">
              <w:rPr>
                <w:rFonts w:ascii="Arial" w:hAnsi="Arial" w:cs="Arial"/>
                <w:noProof/>
              </w:rPr>
              <w:drawing>
                <wp:inline distT="0" distB="0" distL="0" distR="0" wp14:anchorId="0812936D" wp14:editId="2BF99176">
                  <wp:extent cx="1690630" cy="22860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690630" cy="2286000"/>
                          </a:xfrm>
                          <a:prstGeom prst="rect">
                            <a:avLst/>
                          </a:prstGeom>
                        </pic:spPr>
                      </pic:pic>
                    </a:graphicData>
                  </a:graphic>
                </wp:inline>
              </w:drawing>
            </w:r>
          </w:p>
        </w:tc>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20B18CE8" w14:textId="5A02C317" w:rsidR="00FC690E" w:rsidRPr="00B00C71" w:rsidRDefault="00E21909" w:rsidP="00570925">
            <w:pPr>
              <w:rPr>
                <w:rFonts w:ascii="Arial" w:hAnsi="Arial" w:cs="Arial"/>
                <w:sz w:val="28"/>
              </w:rPr>
            </w:pPr>
            <w:r w:rsidRPr="00B00C71">
              <w:rPr>
                <w:rFonts w:ascii="Arial" w:hAnsi="Arial" w:cs="Arial"/>
                <w:noProof/>
              </w:rPr>
              <w:drawing>
                <wp:inline distT="0" distB="0" distL="0" distR="0" wp14:anchorId="37031C87" wp14:editId="5871A8B0">
                  <wp:extent cx="1571625" cy="2399089"/>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572244" cy="2400033"/>
                          </a:xfrm>
                          <a:prstGeom prst="rect">
                            <a:avLst/>
                          </a:prstGeom>
                        </pic:spPr>
                      </pic:pic>
                    </a:graphicData>
                  </a:graphic>
                </wp:inline>
              </w:drawing>
            </w:r>
          </w:p>
        </w:tc>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47EBAECD" w14:textId="0C6BE169" w:rsidR="00FC690E" w:rsidRPr="00B00C71" w:rsidRDefault="00E21909" w:rsidP="00570925">
            <w:pPr>
              <w:rPr>
                <w:rFonts w:ascii="Arial" w:hAnsi="Arial" w:cs="Arial"/>
                <w:sz w:val="28"/>
              </w:rPr>
            </w:pPr>
            <w:r w:rsidRPr="00B00C71">
              <w:rPr>
                <w:rFonts w:ascii="Arial" w:hAnsi="Arial" w:cs="Arial"/>
                <w:noProof/>
              </w:rPr>
              <w:drawing>
                <wp:inline distT="0" distB="0" distL="0" distR="0" wp14:anchorId="21B32761" wp14:editId="7A6326A4">
                  <wp:extent cx="1483431" cy="22860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483431" cy="2286000"/>
                          </a:xfrm>
                          <a:prstGeom prst="rect">
                            <a:avLst/>
                          </a:prstGeom>
                        </pic:spPr>
                      </pic:pic>
                    </a:graphicData>
                  </a:graphic>
                </wp:inline>
              </w:drawing>
            </w:r>
          </w:p>
        </w:tc>
      </w:tr>
    </w:tbl>
    <w:p w14:paraId="626513AF" w14:textId="77777777" w:rsidR="003D7EA1" w:rsidRPr="00B00C71" w:rsidRDefault="003D7EA1" w:rsidP="007C7AA6">
      <w:pPr>
        <w:rPr>
          <w:rFonts w:ascii="Arial" w:hAnsi="Arial" w:cs="Arial"/>
        </w:rPr>
      </w:pPr>
    </w:p>
    <w:tbl>
      <w:tblPr>
        <w:tblStyle w:val="TableGrid"/>
        <w:tblW w:w="10800" w:type="dxa"/>
        <w:tblInd w:w="108" w:type="dxa"/>
        <w:tblBorders>
          <w:top w:val="single" w:sz="12" w:space="0" w:color="F79646" w:themeColor="accent6"/>
          <w:left w:val="single" w:sz="12" w:space="0" w:color="F79646" w:themeColor="accent6"/>
          <w:bottom w:val="single" w:sz="12" w:space="0" w:color="F79646" w:themeColor="accent6"/>
          <w:right w:val="single" w:sz="12" w:space="0" w:color="F79646" w:themeColor="accent6"/>
          <w:insideH w:val="single" w:sz="12" w:space="0" w:color="F79646" w:themeColor="accent6"/>
          <w:insideV w:val="single" w:sz="12" w:space="0" w:color="F79646" w:themeColor="accent6"/>
        </w:tblBorders>
        <w:tblLook w:val="01E0" w:firstRow="1" w:lastRow="1" w:firstColumn="1" w:lastColumn="1" w:noHBand="0" w:noVBand="0"/>
      </w:tblPr>
      <w:tblGrid>
        <w:gridCol w:w="10800"/>
      </w:tblGrid>
      <w:tr w:rsidR="003D7EA1" w:rsidRPr="00B00C71" w14:paraId="626513B2" w14:textId="77777777" w:rsidTr="006E03E3">
        <w:trPr>
          <w:trHeight w:val="1113"/>
        </w:trPr>
        <w:tc>
          <w:tcPr>
            <w:tcW w:w="10800" w:type="dxa"/>
            <w:tcBorders>
              <w:bottom w:val="single" w:sz="12" w:space="0" w:color="FDE9D9" w:themeColor="accent6" w:themeTint="33"/>
            </w:tcBorders>
            <w:shd w:val="clear" w:color="auto" w:fill="F79646" w:themeFill="accent6"/>
            <w:vAlign w:val="center"/>
          </w:tcPr>
          <w:p w14:paraId="626513B0" w14:textId="3642DBA9" w:rsidR="003D7EA1" w:rsidRPr="00B00C71" w:rsidRDefault="003D7EA1" w:rsidP="002F55CE">
            <w:pPr>
              <w:rPr>
                <w:rStyle w:val="Strong"/>
                <w:rFonts w:ascii="Arial" w:hAnsi="Arial" w:cs="Arial"/>
                <w:color w:val="FFFFFF" w:themeColor="background1"/>
                <w:sz w:val="28"/>
                <w:szCs w:val="22"/>
              </w:rPr>
            </w:pPr>
            <w:r w:rsidRPr="00B00C71">
              <w:rPr>
                <w:rStyle w:val="Strong"/>
                <w:rFonts w:ascii="Arial" w:hAnsi="Arial" w:cs="Arial"/>
                <w:color w:val="FFFFFF" w:themeColor="background1"/>
                <w:sz w:val="28"/>
                <w:szCs w:val="22"/>
              </w:rPr>
              <w:t>Subject line</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p w14:paraId="626513B1" w14:textId="77777777" w:rsidR="006E03E3" w:rsidRPr="00B00C71" w:rsidRDefault="006E03E3" w:rsidP="00570925">
            <w:pPr>
              <w:rPr>
                <w:rFonts w:ascii="Arial" w:hAnsi="Arial" w:cs="Arial"/>
                <w:color w:val="000000"/>
                <w:sz w:val="28"/>
                <w:szCs w:val="22"/>
              </w:rPr>
            </w:pPr>
            <w:r w:rsidRPr="00B00C71">
              <w:rPr>
                <w:rStyle w:val="Emphasis"/>
                <w:rFonts w:ascii="Arial" w:hAnsi="Arial" w:cs="Arial"/>
                <w:i w:val="0"/>
                <w:color w:val="FFFFFF" w:themeColor="background1"/>
                <w:sz w:val="20"/>
                <w:szCs w:val="22"/>
              </w:rPr>
              <w:t>Tease, tell or take action. Avoid</w:t>
            </w:r>
            <w:r w:rsidR="00570925" w:rsidRPr="00B00C71">
              <w:rPr>
                <w:rStyle w:val="Emphasis"/>
                <w:rFonts w:ascii="Arial" w:hAnsi="Arial" w:cs="Arial"/>
                <w:i w:val="0"/>
                <w:color w:val="FFFFFF" w:themeColor="background1"/>
                <w:sz w:val="20"/>
                <w:szCs w:val="22"/>
              </w:rPr>
              <w:t xml:space="preserve"> </w:t>
            </w:r>
            <w:r w:rsidRPr="00B00C71">
              <w:rPr>
                <w:rStyle w:val="Emphasis"/>
                <w:rFonts w:ascii="Arial" w:hAnsi="Arial" w:cs="Arial"/>
                <w:i w:val="0"/>
                <w:color w:val="FFFFFF" w:themeColor="background1"/>
                <w:sz w:val="20"/>
                <w:szCs w:val="22"/>
              </w:rPr>
              <w:t>initial caps, keep it under 50 characters, and make it compelling for constituents to open your email</w:t>
            </w:r>
            <w:r w:rsidR="00570925" w:rsidRPr="00B00C71">
              <w:rPr>
                <w:rStyle w:val="Emphasis"/>
                <w:rFonts w:ascii="Arial" w:hAnsi="Arial" w:cs="Arial"/>
                <w:i w:val="0"/>
                <w:color w:val="FFFFFF" w:themeColor="background1"/>
                <w:sz w:val="20"/>
                <w:szCs w:val="22"/>
              </w:rPr>
              <w:t xml:space="preserve">. </w:t>
            </w:r>
            <w:r w:rsidRPr="00B00C71">
              <w:rPr>
                <w:rStyle w:val="Emphasis"/>
                <w:rFonts w:ascii="Arial" w:hAnsi="Arial" w:cs="Arial"/>
                <w:i w:val="0"/>
                <w:color w:val="FFFFFF" w:themeColor="background1"/>
                <w:sz w:val="20"/>
                <w:szCs w:val="22"/>
              </w:rPr>
              <w:t xml:space="preserve">Avoid the words </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Help,</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 xml:space="preserve"> </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Act,</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 xml:space="preserve"> </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Marriage,</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 xml:space="preserve"> </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Immigration</w:t>
            </w:r>
            <w:r w:rsidR="00570925" w:rsidRPr="00B00C71">
              <w:rPr>
                <w:rStyle w:val="Emphasis"/>
                <w:rFonts w:ascii="Arial" w:hAnsi="Arial" w:cs="Arial"/>
                <w:i w:val="0"/>
                <w:color w:val="FFFFFF" w:themeColor="background1"/>
                <w:sz w:val="20"/>
                <w:szCs w:val="22"/>
              </w:rPr>
              <w:t>,” “</w:t>
            </w:r>
            <w:r w:rsidRPr="00B00C71">
              <w:rPr>
                <w:rStyle w:val="Emphasis"/>
                <w:rFonts w:ascii="Arial" w:hAnsi="Arial" w:cs="Arial"/>
                <w:i w:val="0"/>
                <w:color w:val="FFFFFF" w:themeColor="background1"/>
                <w:sz w:val="20"/>
                <w:szCs w:val="22"/>
              </w:rPr>
              <w:t>Immigrant,</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 xml:space="preserve"> </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Action,</w:t>
            </w:r>
            <w:r w:rsidR="00570925" w:rsidRPr="00B00C71">
              <w:rPr>
                <w:rStyle w:val="Emphasis"/>
                <w:rFonts w:ascii="Arial" w:hAnsi="Arial" w:cs="Arial"/>
                <w:i w:val="0"/>
                <w:color w:val="FFFFFF" w:themeColor="background1"/>
                <w:sz w:val="20"/>
                <w:szCs w:val="22"/>
              </w:rPr>
              <w:t>” ”</w:t>
            </w:r>
            <w:r w:rsidRPr="00B00C71">
              <w:rPr>
                <w:rStyle w:val="Emphasis"/>
                <w:rFonts w:ascii="Arial" w:hAnsi="Arial" w:cs="Arial"/>
                <w:i w:val="0"/>
                <w:color w:val="FFFFFF" w:themeColor="background1"/>
                <w:sz w:val="20"/>
                <w:szCs w:val="22"/>
              </w:rPr>
              <w:t xml:space="preserve"> Let’s</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 xml:space="preserve"> </w:t>
            </w:r>
            <w:r w:rsidR="00570925" w:rsidRPr="00B00C71">
              <w:rPr>
                <w:rStyle w:val="Emphasis"/>
                <w:rFonts w:ascii="Arial" w:hAnsi="Arial" w:cs="Arial"/>
                <w:i w:val="0"/>
                <w:color w:val="FFFFFF" w:themeColor="background1"/>
                <w:sz w:val="20"/>
                <w:szCs w:val="22"/>
              </w:rPr>
              <w:t>and</w:t>
            </w:r>
            <w:r w:rsidRPr="00B00C71">
              <w:rPr>
                <w:rStyle w:val="Emphasis"/>
                <w:rFonts w:ascii="Arial" w:hAnsi="Arial" w:cs="Arial"/>
                <w:i w:val="0"/>
                <w:color w:val="FFFFFF" w:themeColor="background1"/>
                <w:sz w:val="20"/>
                <w:szCs w:val="22"/>
              </w:rPr>
              <w:t xml:space="preserve"> </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Save the date.</w:t>
            </w:r>
            <w:r w:rsidR="00570925" w:rsidRPr="00B00C71">
              <w:rPr>
                <w:rStyle w:val="Emphasis"/>
                <w:rFonts w:ascii="Arial" w:hAnsi="Arial" w:cs="Arial"/>
                <w:i w:val="0"/>
                <w:color w:val="FFFFFF" w:themeColor="background1"/>
                <w:sz w:val="20"/>
                <w:szCs w:val="22"/>
              </w:rPr>
              <w:t xml:space="preserve">” </w:t>
            </w:r>
          </w:p>
        </w:tc>
      </w:tr>
      <w:tr w:rsidR="003D7EA1" w:rsidRPr="00B00C71" w14:paraId="626513B6" w14:textId="77777777" w:rsidTr="003C5521">
        <w:trPr>
          <w:trHeight w:val="1080"/>
        </w:trPr>
        <w:tc>
          <w:tcPr>
            <w:tcW w:w="10800"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626513B3" w14:textId="77777777" w:rsidR="003D7EA1" w:rsidRPr="00B00C71" w:rsidRDefault="003D7EA1" w:rsidP="003C5521">
            <w:pPr>
              <w:rPr>
                <w:rFonts w:ascii="Arial" w:hAnsi="Arial" w:cs="Arial"/>
                <w:color w:val="000000"/>
                <w:szCs w:val="22"/>
              </w:rPr>
            </w:pPr>
          </w:p>
          <w:p w14:paraId="775F589F" w14:textId="77777777" w:rsidR="00F73C76" w:rsidRDefault="00F73C76" w:rsidP="00F73C76">
            <w:r>
              <w:t>School’s back in session – and so are students’ rights</w:t>
            </w:r>
          </w:p>
          <w:p w14:paraId="626513B4" w14:textId="77777777" w:rsidR="003D7EA1" w:rsidRPr="00B00C71" w:rsidRDefault="003D7EA1" w:rsidP="003C5521">
            <w:pPr>
              <w:rPr>
                <w:rFonts w:ascii="Arial" w:hAnsi="Arial" w:cs="Arial"/>
                <w:color w:val="000000"/>
                <w:szCs w:val="22"/>
              </w:rPr>
            </w:pPr>
          </w:p>
          <w:p w14:paraId="626513B5" w14:textId="77777777" w:rsidR="003D7EA1" w:rsidRPr="00B00C71" w:rsidRDefault="003D7EA1" w:rsidP="003C5521">
            <w:pPr>
              <w:rPr>
                <w:rFonts w:ascii="Arial" w:hAnsi="Arial" w:cs="Arial"/>
                <w:color w:val="000000"/>
                <w:szCs w:val="22"/>
              </w:rPr>
            </w:pPr>
          </w:p>
        </w:tc>
      </w:tr>
    </w:tbl>
    <w:p w14:paraId="626513B7" w14:textId="77777777" w:rsidR="003D7EA1" w:rsidRPr="00B00C71" w:rsidRDefault="003D7EA1" w:rsidP="007C7AA6">
      <w:pPr>
        <w:rPr>
          <w:rFonts w:ascii="Arial" w:hAnsi="Arial" w:cs="Arial"/>
        </w:rPr>
      </w:pPr>
    </w:p>
    <w:tbl>
      <w:tblPr>
        <w:tblStyle w:val="TableGrid"/>
        <w:tblW w:w="10800" w:type="dxa"/>
        <w:tblInd w:w="108" w:type="dxa"/>
        <w:tblBorders>
          <w:top w:val="single" w:sz="12" w:space="0" w:color="F79646" w:themeColor="accent6"/>
          <w:left w:val="single" w:sz="12" w:space="0" w:color="F79646" w:themeColor="accent6"/>
          <w:bottom w:val="single" w:sz="12" w:space="0" w:color="F79646" w:themeColor="accent6"/>
          <w:right w:val="single" w:sz="12" w:space="0" w:color="F79646" w:themeColor="accent6"/>
          <w:insideH w:val="single" w:sz="12" w:space="0" w:color="F79646" w:themeColor="accent6"/>
          <w:insideV w:val="single" w:sz="12" w:space="0" w:color="F79646" w:themeColor="accent6"/>
        </w:tblBorders>
        <w:tblLook w:val="01E0" w:firstRow="1" w:lastRow="1" w:firstColumn="1" w:lastColumn="1" w:noHBand="0" w:noVBand="0"/>
      </w:tblPr>
      <w:tblGrid>
        <w:gridCol w:w="10800"/>
      </w:tblGrid>
      <w:tr w:rsidR="003D7EA1" w:rsidRPr="00B00C71" w14:paraId="626513BA" w14:textId="77777777" w:rsidTr="006E03E3">
        <w:trPr>
          <w:trHeight w:val="933"/>
        </w:trPr>
        <w:tc>
          <w:tcPr>
            <w:tcW w:w="10800" w:type="dxa"/>
            <w:tcBorders>
              <w:bottom w:val="single" w:sz="12" w:space="0" w:color="FDE9D9" w:themeColor="accent6" w:themeTint="33"/>
            </w:tcBorders>
            <w:shd w:val="clear" w:color="auto" w:fill="F79646" w:themeFill="accent6"/>
            <w:vAlign w:val="center"/>
          </w:tcPr>
          <w:p w14:paraId="626513B8" w14:textId="5B00517C" w:rsidR="003D7EA1" w:rsidRPr="00B00C71" w:rsidRDefault="003D7EA1" w:rsidP="002F55CE">
            <w:pPr>
              <w:rPr>
                <w:rStyle w:val="Strong"/>
                <w:rFonts w:ascii="Arial" w:hAnsi="Arial" w:cs="Arial"/>
                <w:color w:val="FFFFFF" w:themeColor="background1"/>
                <w:sz w:val="28"/>
                <w:szCs w:val="22"/>
              </w:rPr>
            </w:pPr>
            <w:r w:rsidRPr="00B00C71">
              <w:rPr>
                <w:rStyle w:val="Strong"/>
                <w:rFonts w:ascii="Arial" w:hAnsi="Arial" w:cs="Arial"/>
                <w:color w:val="FFFFFF" w:themeColor="background1"/>
                <w:sz w:val="28"/>
                <w:szCs w:val="22"/>
              </w:rPr>
              <w:t>P</w:t>
            </w:r>
            <w:r w:rsidR="003C5521" w:rsidRPr="00B00C71">
              <w:rPr>
                <w:rStyle w:val="Strong"/>
                <w:rFonts w:ascii="Arial" w:hAnsi="Arial" w:cs="Arial"/>
                <w:color w:val="FFFFFF" w:themeColor="background1"/>
                <w:sz w:val="28"/>
                <w:szCs w:val="22"/>
              </w:rPr>
              <w:t>re-h</w:t>
            </w:r>
            <w:r w:rsidRPr="00B00C71">
              <w:rPr>
                <w:rStyle w:val="Strong"/>
                <w:rFonts w:ascii="Arial" w:hAnsi="Arial" w:cs="Arial"/>
                <w:color w:val="FFFFFF" w:themeColor="background1"/>
                <w:sz w:val="28"/>
                <w:szCs w:val="22"/>
              </w:rPr>
              <w:t>eader Text</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p w14:paraId="626513B9" w14:textId="0716BC29" w:rsidR="00B84897" w:rsidRPr="00B00C71" w:rsidRDefault="00B84897" w:rsidP="00570925">
            <w:pPr>
              <w:rPr>
                <w:rFonts w:ascii="Arial" w:hAnsi="Arial" w:cs="Arial"/>
                <w:color w:val="000000"/>
                <w:sz w:val="28"/>
                <w:szCs w:val="22"/>
              </w:rPr>
            </w:pPr>
            <w:r w:rsidRPr="00B00C71">
              <w:rPr>
                <w:rStyle w:val="Emphasis"/>
                <w:rFonts w:ascii="Arial" w:hAnsi="Arial" w:cs="Arial"/>
                <w:i w:val="0"/>
                <w:color w:val="FFFFFF" w:themeColor="background1"/>
                <w:sz w:val="20"/>
                <w:szCs w:val="22"/>
              </w:rPr>
              <w:t>The pre-header is the short summary text that follows the subject line when an email is viewed in the inbox. It is right about the header logo. Include a call to action</w:t>
            </w:r>
            <w:r w:rsidR="00FB00D8" w:rsidRPr="00B00C71">
              <w:rPr>
                <w:rStyle w:val="Emphasis"/>
                <w:rFonts w:ascii="Arial" w:hAnsi="Arial" w:cs="Arial"/>
                <w:i w:val="0"/>
                <w:color w:val="FFFFFF" w:themeColor="background1"/>
                <w:sz w:val="20"/>
                <w:szCs w:val="22"/>
              </w:rPr>
              <w:t xml:space="preserve">. </w:t>
            </w:r>
          </w:p>
        </w:tc>
      </w:tr>
      <w:tr w:rsidR="003D7EA1" w:rsidRPr="00B00C71" w14:paraId="626513BD" w14:textId="77777777" w:rsidTr="003C5521">
        <w:trPr>
          <w:trHeight w:val="1080"/>
        </w:trPr>
        <w:tc>
          <w:tcPr>
            <w:tcW w:w="10800"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626513BB" w14:textId="77777777" w:rsidR="003D7EA1" w:rsidRPr="00B00C71" w:rsidRDefault="003D7EA1" w:rsidP="003C5521">
            <w:pPr>
              <w:rPr>
                <w:rFonts w:ascii="Arial" w:hAnsi="Arial" w:cs="Arial"/>
                <w:color w:val="000000"/>
                <w:szCs w:val="22"/>
              </w:rPr>
            </w:pPr>
          </w:p>
          <w:p w14:paraId="626513BC" w14:textId="4141DDE2" w:rsidR="003D7EA1" w:rsidRPr="00B00C71" w:rsidRDefault="00F73C76" w:rsidP="003C5521">
            <w:pPr>
              <w:rPr>
                <w:rFonts w:ascii="Arial" w:hAnsi="Arial" w:cs="Arial"/>
                <w:color w:val="000000"/>
                <w:szCs w:val="22"/>
              </w:rPr>
            </w:pPr>
            <w:r>
              <w:t>Do the students in your life know their rights for drug testing at school?</w:t>
            </w:r>
          </w:p>
        </w:tc>
      </w:tr>
    </w:tbl>
    <w:p w14:paraId="626513BE" w14:textId="77777777" w:rsidR="003D7EA1" w:rsidRPr="00B00C71" w:rsidRDefault="003D7EA1" w:rsidP="007C7AA6">
      <w:pPr>
        <w:rPr>
          <w:rFonts w:ascii="Arial" w:hAnsi="Arial" w:cs="Arial"/>
        </w:rPr>
      </w:pPr>
    </w:p>
    <w:p w14:paraId="4B0A8DA3" w14:textId="77777777" w:rsidR="00E21909" w:rsidRPr="00B00C71" w:rsidRDefault="00E21909" w:rsidP="007C7AA6">
      <w:pPr>
        <w:rPr>
          <w:rFonts w:ascii="Arial" w:hAnsi="Arial" w:cs="Arial"/>
        </w:rPr>
      </w:pPr>
    </w:p>
    <w:p w14:paraId="6EE88539" w14:textId="77777777" w:rsidR="00E21909" w:rsidRPr="00B00C71" w:rsidRDefault="00E21909" w:rsidP="007C7AA6">
      <w:pPr>
        <w:rPr>
          <w:rFonts w:ascii="Arial" w:hAnsi="Arial" w:cs="Arial"/>
        </w:rPr>
      </w:pPr>
    </w:p>
    <w:p w14:paraId="694BC1D5" w14:textId="77777777" w:rsidR="00E21909" w:rsidRPr="00B00C71" w:rsidRDefault="00E21909" w:rsidP="007C7AA6">
      <w:pPr>
        <w:rPr>
          <w:rFonts w:ascii="Arial" w:hAnsi="Arial" w:cs="Arial"/>
        </w:rPr>
      </w:pPr>
    </w:p>
    <w:p w14:paraId="1A57F866" w14:textId="77777777" w:rsidR="00E21909" w:rsidRPr="00B00C71" w:rsidRDefault="00E21909" w:rsidP="007C7AA6">
      <w:pPr>
        <w:rPr>
          <w:rFonts w:ascii="Arial" w:hAnsi="Arial" w:cs="Arial"/>
        </w:rPr>
      </w:pPr>
    </w:p>
    <w:p w14:paraId="3BE129BC" w14:textId="77777777" w:rsidR="00E21909" w:rsidRPr="00B00C71" w:rsidRDefault="00E21909" w:rsidP="007C7AA6">
      <w:pPr>
        <w:rPr>
          <w:rFonts w:ascii="Arial" w:hAnsi="Arial" w:cs="Arial"/>
        </w:rPr>
      </w:pPr>
    </w:p>
    <w:p w14:paraId="480AF27B" w14:textId="77777777" w:rsidR="00E21909" w:rsidRPr="00B00C71" w:rsidRDefault="00E21909" w:rsidP="007C7AA6">
      <w:pPr>
        <w:rPr>
          <w:rFonts w:ascii="Arial" w:hAnsi="Arial" w:cs="Arial"/>
        </w:rPr>
      </w:pPr>
    </w:p>
    <w:tbl>
      <w:tblPr>
        <w:tblStyle w:val="TableGrid"/>
        <w:tblW w:w="10800" w:type="dxa"/>
        <w:tblInd w:w="108" w:type="dxa"/>
        <w:tblBorders>
          <w:top w:val="single" w:sz="12" w:space="0" w:color="F79646" w:themeColor="accent6"/>
          <w:left w:val="single" w:sz="12" w:space="0" w:color="F79646" w:themeColor="accent6"/>
          <w:bottom w:val="single" w:sz="12" w:space="0" w:color="F79646" w:themeColor="accent6"/>
          <w:right w:val="single" w:sz="12" w:space="0" w:color="F79646" w:themeColor="accent6"/>
          <w:insideH w:val="single" w:sz="12" w:space="0" w:color="F79646" w:themeColor="accent6"/>
          <w:insideV w:val="single" w:sz="12" w:space="0" w:color="F79646" w:themeColor="accent6"/>
        </w:tblBorders>
        <w:tblLook w:val="01E0" w:firstRow="1" w:lastRow="1" w:firstColumn="1" w:lastColumn="1" w:noHBand="0" w:noVBand="0"/>
      </w:tblPr>
      <w:tblGrid>
        <w:gridCol w:w="10800"/>
      </w:tblGrid>
      <w:tr w:rsidR="002B117E" w:rsidRPr="00B00C71" w14:paraId="626513C0" w14:textId="77777777" w:rsidTr="002F55CE">
        <w:trPr>
          <w:trHeight w:val="504"/>
        </w:trPr>
        <w:tc>
          <w:tcPr>
            <w:tcW w:w="10800" w:type="dxa"/>
            <w:tcBorders>
              <w:bottom w:val="single" w:sz="12" w:space="0" w:color="FDE9D9" w:themeColor="accent6" w:themeTint="33"/>
            </w:tcBorders>
            <w:shd w:val="clear" w:color="auto" w:fill="F79646" w:themeFill="accent6"/>
            <w:vAlign w:val="center"/>
          </w:tcPr>
          <w:p w14:paraId="626513BF" w14:textId="2C0226DE" w:rsidR="002B117E" w:rsidRPr="00B00C71" w:rsidRDefault="002B117E" w:rsidP="002F55CE">
            <w:pPr>
              <w:rPr>
                <w:rFonts w:ascii="Arial" w:hAnsi="Arial" w:cs="Arial"/>
                <w:color w:val="000000"/>
                <w:sz w:val="28"/>
                <w:szCs w:val="22"/>
              </w:rPr>
            </w:pPr>
            <w:r w:rsidRPr="00B00C71">
              <w:rPr>
                <w:rStyle w:val="Strong"/>
                <w:rFonts w:ascii="Arial" w:hAnsi="Arial" w:cs="Arial"/>
                <w:color w:val="FFFFFF" w:themeColor="background1"/>
                <w:sz w:val="28"/>
                <w:szCs w:val="22"/>
              </w:rPr>
              <w:t>Side Box Content</w:t>
            </w:r>
            <w:r w:rsidR="00B00C71" w:rsidRPr="00B00C71">
              <w:rPr>
                <w:rStyle w:val="Strong"/>
                <w:rFonts w:ascii="Arial" w:hAnsi="Arial" w:cs="Arial"/>
                <w:color w:val="FFFFFF" w:themeColor="background1"/>
                <w:sz w:val="28"/>
                <w:szCs w:val="22"/>
              </w:rPr>
              <w:t xml:space="preserve"> (Action</w:t>
            </w:r>
            <w:r w:rsidR="004D1074">
              <w:rPr>
                <w:rStyle w:val="Strong"/>
                <w:rFonts w:ascii="Arial" w:hAnsi="Arial" w:cs="Arial"/>
                <w:color w:val="FFFFFF" w:themeColor="background1"/>
                <w:sz w:val="28"/>
                <w:szCs w:val="22"/>
              </w:rPr>
              <w:t xml:space="preserve"> &amp; Event</w:t>
            </w:r>
            <w:r w:rsidR="00B00C71" w:rsidRPr="00B00C71">
              <w:rPr>
                <w:rStyle w:val="Strong"/>
                <w:rFonts w:ascii="Arial" w:hAnsi="Arial" w:cs="Arial"/>
                <w:color w:val="FFFFFF" w:themeColor="background1"/>
                <w:sz w:val="28"/>
                <w:szCs w:val="22"/>
              </w:rPr>
              <w:t xml:space="preserve"> format only)</w:t>
            </w:r>
          </w:p>
        </w:tc>
      </w:tr>
      <w:tr w:rsidR="002B117E" w:rsidRPr="00B00C71" w14:paraId="626513C3" w14:textId="77777777" w:rsidTr="002B117E">
        <w:trPr>
          <w:trHeight w:val="2283"/>
        </w:trPr>
        <w:tc>
          <w:tcPr>
            <w:tcW w:w="10800"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220EDCB1" w14:textId="36B0000D" w:rsidR="00F73C76" w:rsidRDefault="00F66002" w:rsidP="00F73C76">
            <w:r w:rsidRPr="00A24B49">
              <w:t>Students: know your rights with police in schools with the ACLU-NJ’s guide.</w:t>
            </w:r>
            <w:r>
              <w:t xml:space="preserve"> </w:t>
            </w:r>
            <w:hyperlink r:id="rId19" w:history="1">
              <w:r w:rsidR="006C33D1" w:rsidRPr="006C33D1">
                <w:rPr>
                  <w:rStyle w:val="Hyperlink"/>
                </w:rPr>
                <w:t>[Download]</w:t>
              </w:r>
            </w:hyperlink>
          </w:p>
          <w:p w14:paraId="626513C2" w14:textId="77777777" w:rsidR="002B117E" w:rsidRPr="00B00C71" w:rsidRDefault="002B117E" w:rsidP="00B00C71">
            <w:pPr>
              <w:rPr>
                <w:rFonts w:ascii="Arial" w:hAnsi="Arial" w:cs="Arial"/>
                <w:color w:val="000000"/>
                <w:szCs w:val="22"/>
              </w:rPr>
            </w:pPr>
          </w:p>
        </w:tc>
      </w:tr>
    </w:tbl>
    <w:p w14:paraId="626513C4" w14:textId="77777777" w:rsidR="003C5521" w:rsidRPr="00B00C71" w:rsidRDefault="003C5521" w:rsidP="007C7AA6">
      <w:pPr>
        <w:rPr>
          <w:rFonts w:ascii="Arial" w:hAnsi="Arial" w:cs="Arial"/>
        </w:rPr>
      </w:pPr>
    </w:p>
    <w:tbl>
      <w:tblPr>
        <w:tblStyle w:val="TableGrid"/>
        <w:tblW w:w="10800" w:type="dxa"/>
        <w:tblInd w:w="108" w:type="dxa"/>
        <w:tblBorders>
          <w:top w:val="single" w:sz="12" w:space="0" w:color="F79646" w:themeColor="accent6"/>
          <w:left w:val="single" w:sz="12" w:space="0" w:color="F79646" w:themeColor="accent6"/>
          <w:bottom w:val="single" w:sz="12" w:space="0" w:color="F79646" w:themeColor="accent6"/>
          <w:right w:val="single" w:sz="12" w:space="0" w:color="F79646" w:themeColor="accent6"/>
          <w:insideH w:val="single" w:sz="12" w:space="0" w:color="F79646" w:themeColor="accent6"/>
          <w:insideV w:val="single" w:sz="12" w:space="0" w:color="F79646" w:themeColor="accent6"/>
        </w:tblBorders>
        <w:tblLook w:val="01E0" w:firstRow="1" w:lastRow="1" w:firstColumn="1" w:lastColumn="1" w:noHBand="0" w:noVBand="0"/>
      </w:tblPr>
      <w:tblGrid>
        <w:gridCol w:w="10800"/>
      </w:tblGrid>
      <w:tr w:rsidR="002B117E" w:rsidRPr="00B00C71" w14:paraId="626513C6" w14:textId="77777777" w:rsidTr="002F55CE">
        <w:trPr>
          <w:trHeight w:val="504"/>
        </w:trPr>
        <w:tc>
          <w:tcPr>
            <w:tcW w:w="10800" w:type="dxa"/>
            <w:tcBorders>
              <w:bottom w:val="single" w:sz="12" w:space="0" w:color="FDE9D9" w:themeColor="accent6" w:themeTint="33"/>
            </w:tcBorders>
            <w:shd w:val="clear" w:color="auto" w:fill="F79646" w:themeFill="accent6"/>
            <w:vAlign w:val="center"/>
          </w:tcPr>
          <w:p w14:paraId="626513C5" w14:textId="18ADB4DD" w:rsidR="00570925" w:rsidRPr="00B00C71" w:rsidRDefault="002B117E" w:rsidP="002F55CE">
            <w:pPr>
              <w:rPr>
                <w:rFonts w:ascii="Arial" w:hAnsi="Arial" w:cs="Arial"/>
                <w:b/>
                <w:bCs/>
                <w:color w:val="FFFFFF" w:themeColor="background1"/>
                <w:sz w:val="28"/>
                <w:szCs w:val="22"/>
              </w:rPr>
            </w:pPr>
            <w:r w:rsidRPr="00B00C71">
              <w:rPr>
                <w:rStyle w:val="Strong"/>
                <w:rFonts w:ascii="Arial" w:hAnsi="Arial" w:cs="Arial"/>
                <w:color w:val="FFFFFF" w:themeColor="background1"/>
                <w:sz w:val="28"/>
                <w:szCs w:val="22"/>
              </w:rPr>
              <w:t xml:space="preserve">Hyperlinks for email message </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tc>
      </w:tr>
      <w:tr w:rsidR="002B117E" w:rsidRPr="00B00C71" w14:paraId="626513C9" w14:textId="77777777" w:rsidTr="002F55CE">
        <w:trPr>
          <w:trHeight w:val="1743"/>
        </w:trPr>
        <w:tc>
          <w:tcPr>
            <w:tcW w:w="10800"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626513C7" w14:textId="395F0EDE" w:rsidR="002B117E" w:rsidRDefault="00ED2670" w:rsidP="002F55CE">
            <w:pPr>
              <w:rPr>
                <w:rFonts w:ascii="Arial" w:hAnsi="Arial" w:cs="Arial"/>
                <w:color w:val="000000"/>
                <w:szCs w:val="22"/>
              </w:rPr>
            </w:pPr>
            <w:hyperlink r:id="rId20" w:history="1">
              <w:r w:rsidR="00F73C76" w:rsidRPr="00C1621A">
                <w:rPr>
                  <w:rStyle w:val="Hyperlink"/>
                  <w:rFonts w:ascii="Arial" w:hAnsi="Arial" w:cs="Arial"/>
                  <w:szCs w:val="22"/>
                </w:rPr>
                <w:t>https://www.aclu-nj.org/yourrights/fileacomplaint/onlinecomplaint/</w:t>
              </w:r>
            </w:hyperlink>
          </w:p>
          <w:p w14:paraId="63AB5B5F" w14:textId="77777777" w:rsidR="00F73C76" w:rsidRDefault="00F73C76" w:rsidP="002F55CE"/>
          <w:p w14:paraId="642D140A" w14:textId="6160E131" w:rsidR="00F73C76" w:rsidRDefault="00ED2670" w:rsidP="002F55CE">
            <w:pPr>
              <w:rPr>
                <w:rFonts w:ascii="Arial" w:hAnsi="Arial" w:cs="Arial"/>
                <w:color w:val="000000"/>
                <w:szCs w:val="22"/>
              </w:rPr>
            </w:pPr>
            <w:hyperlink r:id="rId21" w:history="1">
              <w:r w:rsidR="00F73C76" w:rsidRPr="00C1621A">
                <w:rPr>
                  <w:rStyle w:val="Hyperlink"/>
                  <w:rFonts w:ascii="Arial" w:hAnsi="Arial" w:cs="Arial"/>
                  <w:szCs w:val="22"/>
                </w:rPr>
                <w:t>www.facebook.com/ACLUNJ</w:t>
              </w:r>
            </w:hyperlink>
          </w:p>
          <w:p w14:paraId="53D077E7" w14:textId="5E21AE4C" w:rsidR="00F73C76" w:rsidRDefault="00ED2670" w:rsidP="002F55CE">
            <w:pPr>
              <w:rPr>
                <w:rFonts w:ascii="Arial" w:hAnsi="Arial" w:cs="Arial"/>
                <w:color w:val="000000"/>
                <w:szCs w:val="22"/>
              </w:rPr>
            </w:pPr>
            <w:hyperlink r:id="rId22" w:history="1">
              <w:r w:rsidR="00F73C76" w:rsidRPr="00C1621A">
                <w:rPr>
                  <w:rStyle w:val="Hyperlink"/>
                  <w:rFonts w:ascii="Arial" w:hAnsi="Arial" w:cs="Arial"/>
                  <w:szCs w:val="22"/>
                </w:rPr>
                <w:t>www.twitter.com/ACLUNJ</w:t>
              </w:r>
            </w:hyperlink>
          </w:p>
          <w:p w14:paraId="25A80005" w14:textId="77777777" w:rsidR="00F73C76" w:rsidRDefault="00F73C76" w:rsidP="002F55CE">
            <w:pPr>
              <w:rPr>
                <w:rFonts w:ascii="Arial" w:hAnsi="Arial" w:cs="Arial"/>
                <w:color w:val="000000"/>
                <w:szCs w:val="22"/>
              </w:rPr>
            </w:pPr>
          </w:p>
          <w:p w14:paraId="626513C8" w14:textId="0DCB0055" w:rsidR="00F73C76" w:rsidRPr="00B00C71" w:rsidRDefault="00ED2670" w:rsidP="002F55CE">
            <w:pPr>
              <w:rPr>
                <w:rFonts w:ascii="Arial" w:hAnsi="Arial" w:cs="Arial"/>
                <w:color w:val="000000"/>
                <w:szCs w:val="22"/>
              </w:rPr>
            </w:pPr>
            <w:hyperlink r:id="rId23" w:history="1">
              <w:r w:rsidR="006C33D1" w:rsidRPr="009375D5">
                <w:rPr>
                  <w:rStyle w:val="Hyperlink"/>
                  <w:rFonts w:ascii="Arial" w:hAnsi="Arial" w:cs="Arial"/>
                  <w:szCs w:val="22"/>
                </w:rPr>
                <w:t>https://www.aclu-nj.org/download_file/2066</w:t>
              </w:r>
            </w:hyperlink>
            <w:r w:rsidR="006C33D1">
              <w:rPr>
                <w:rFonts w:ascii="Arial" w:hAnsi="Arial" w:cs="Arial"/>
                <w:color w:val="000000"/>
                <w:szCs w:val="22"/>
              </w:rPr>
              <w:t xml:space="preserve"> </w:t>
            </w:r>
          </w:p>
        </w:tc>
      </w:tr>
    </w:tbl>
    <w:p w14:paraId="626513CF" w14:textId="77777777" w:rsidR="003C5521" w:rsidRPr="00B00C71" w:rsidRDefault="003C5521" w:rsidP="007C7AA6">
      <w:pPr>
        <w:rPr>
          <w:rFonts w:ascii="Arial" w:hAnsi="Arial" w:cs="Arial"/>
        </w:rPr>
      </w:pPr>
    </w:p>
    <w:tbl>
      <w:tblPr>
        <w:tblStyle w:val="TableGrid"/>
        <w:tblW w:w="10800" w:type="dxa"/>
        <w:tblInd w:w="108" w:type="dxa"/>
        <w:tblBorders>
          <w:top w:val="single" w:sz="12" w:space="0" w:color="F79646" w:themeColor="accent6"/>
          <w:left w:val="single" w:sz="12" w:space="0" w:color="F79646" w:themeColor="accent6"/>
          <w:bottom w:val="single" w:sz="12" w:space="0" w:color="F79646" w:themeColor="accent6"/>
          <w:right w:val="single" w:sz="12" w:space="0" w:color="F79646" w:themeColor="accent6"/>
          <w:insideH w:val="single" w:sz="12" w:space="0" w:color="F79646" w:themeColor="accent6"/>
          <w:insideV w:val="single" w:sz="12" w:space="0" w:color="F79646" w:themeColor="accent6"/>
        </w:tblBorders>
        <w:tblLook w:val="01E0" w:firstRow="1" w:lastRow="1" w:firstColumn="1" w:lastColumn="1" w:noHBand="0" w:noVBand="0"/>
      </w:tblPr>
      <w:tblGrid>
        <w:gridCol w:w="10800"/>
      </w:tblGrid>
      <w:tr w:rsidR="003C5521" w:rsidRPr="00B00C71" w14:paraId="626513D8" w14:textId="77777777" w:rsidTr="00973768">
        <w:trPr>
          <w:trHeight w:val="3993"/>
        </w:trPr>
        <w:tc>
          <w:tcPr>
            <w:tcW w:w="10800" w:type="dxa"/>
            <w:tcBorders>
              <w:bottom w:val="single" w:sz="12" w:space="0" w:color="FDE9D9" w:themeColor="accent6" w:themeTint="33"/>
            </w:tcBorders>
            <w:shd w:val="clear" w:color="auto" w:fill="F79646" w:themeFill="accent6"/>
            <w:vAlign w:val="center"/>
          </w:tcPr>
          <w:p w14:paraId="626513D0" w14:textId="5697CD59" w:rsidR="003C5521" w:rsidRPr="00B00C71" w:rsidRDefault="003C5521" w:rsidP="002F55CE">
            <w:pPr>
              <w:rPr>
                <w:rStyle w:val="Strong"/>
                <w:rFonts w:ascii="Arial" w:hAnsi="Arial" w:cs="Arial"/>
                <w:color w:val="FFFFFF" w:themeColor="background1"/>
                <w:sz w:val="28"/>
                <w:szCs w:val="22"/>
              </w:rPr>
            </w:pPr>
            <w:r w:rsidRPr="00B00C71">
              <w:rPr>
                <w:rStyle w:val="Strong"/>
                <w:rFonts w:ascii="Arial" w:hAnsi="Arial" w:cs="Arial"/>
                <w:color w:val="FFFFFF" w:themeColor="background1"/>
                <w:sz w:val="28"/>
                <w:szCs w:val="22"/>
              </w:rPr>
              <w:t>Email Body Content</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p w14:paraId="626513D1" w14:textId="77777777" w:rsidR="00570925" w:rsidRPr="00B00C71" w:rsidRDefault="00570925" w:rsidP="00570925">
            <w:pPr>
              <w:rPr>
                <w:rFonts w:ascii="Arial" w:hAnsi="Arial" w:cs="Arial"/>
                <w:color w:val="FFFFFF" w:themeColor="background1"/>
                <w:sz w:val="20"/>
                <w:szCs w:val="22"/>
              </w:rPr>
            </w:pPr>
            <w:r w:rsidRPr="00B00C71">
              <w:rPr>
                <w:rFonts w:ascii="Arial" w:hAnsi="Arial" w:cs="Arial"/>
                <w:color w:val="FFFFFF" w:themeColor="background1"/>
                <w:sz w:val="20"/>
                <w:szCs w:val="22"/>
              </w:rPr>
              <w:t xml:space="preserve">Keep the content brief. One of the worst mistakes we make is trying to </w:t>
            </w:r>
            <w:r w:rsidR="00973768" w:rsidRPr="00B00C71">
              <w:rPr>
                <w:rFonts w:ascii="Arial" w:hAnsi="Arial" w:cs="Arial"/>
                <w:color w:val="FFFFFF" w:themeColor="background1"/>
                <w:sz w:val="20"/>
                <w:szCs w:val="22"/>
              </w:rPr>
              <w:t>include</w:t>
            </w:r>
            <w:r w:rsidRPr="00B00C71">
              <w:rPr>
                <w:rFonts w:ascii="Arial" w:hAnsi="Arial" w:cs="Arial"/>
                <w:color w:val="FFFFFF" w:themeColor="background1"/>
                <w:sz w:val="20"/>
                <w:szCs w:val="22"/>
              </w:rPr>
              <w:t xml:space="preserve"> the entire story into the email message. Think about when you open an email in your inbox. Do you read every single word in there? Probably not. Find a way to summarize the content compelling way, and let them click through to a page on your website for more information.</w:t>
            </w:r>
          </w:p>
          <w:p w14:paraId="626513D2" w14:textId="77777777" w:rsidR="00570925" w:rsidRPr="00B00C71" w:rsidRDefault="00570925" w:rsidP="00570925">
            <w:pPr>
              <w:rPr>
                <w:rFonts w:ascii="Arial" w:hAnsi="Arial" w:cs="Arial"/>
                <w:color w:val="FFFFFF" w:themeColor="background1"/>
                <w:sz w:val="20"/>
                <w:szCs w:val="22"/>
              </w:rPr>
            </w:pPr>
          </w:p>
          <w:p w14:paraId="626513D3" w14:textId="77777777" w:rsidR="00570925" w:rsidRPr="00B00C71" w:rsidRDefault="00570925" w:rsidP="00570925">
            <w:pPr>
              <w:rPr>
                <w:rFonts w:ascii="Arial" w:hAnsi="Arial" w:cs="Arial"/>
                <w:color w:val="FFFFFF" w:themeColor="background1"/>
                <w:sz w:val="20"/>
                <w:szCs w:val="22"/>
              </w:rPr>
            </w:pPr>
            <w:r w:rsidRPr="00B00C71">
              <w:rPr>
                <w:rFonts w:ascii="Arial" w:hAnsi="Arial" w:cs="Arial"/>
                <w:color w:val="FFFFFF" w:themeColor="background1"/>
                <w:sz w:val="20"/>
                <w:szCs w:val="22"/>
              </w:rPr>
              <w:t xml:space="preserve">Answer the these three questions for the reader when you write your message: </w:t>
            </w:r>
          </w:p>
          <w:p w14:paraId="626513D4" w14:textId="77777777" w:rsidR="00570925" w:rsidRPr="00B00C71" w:rsidRDefault="00570925" w:rsidP="00570925">
            <w:pPr>
              <w:rPr>
                <w:rFonts w:ascii="Arial" w:hAnsi="Arial" w:cs="Arial"/>
                <w:color w:val="FFFFFF" w:themeColor="background1"/>
                <w:sz w:val="20"/>
                <w:szCs w:val="22"/>
              </w:rPr>
            </w:pPr>
          </w:p>
          <w:p w14:paraId="626513D5" w14:textId="4A68222C" w:rsidR="00973768" w:rsidRPr="00B00C71" w:rsidRDefault="00570925" w:rsidP="00570925">
            <w:pPr>
              <w:pStyle w:val="ListParagraph"/>
              <w:numPr>
                <w:ilvl w:val="0"/>
                <w:numId w:val="16"/>
              </w:numPr>
              <w:rPr>
                <w:rFonts w:ascii="Arial" w:hAnsi="Arial" w:cs="Arial"/>
                <w:color w:val="FFFFFF" w:themeColor="background1"/>
                <w:sz w:val="20"/>
                <w:szCs w:val="22"/>
              </w:rPr>
            </w:pPr>
            <w:r w:rsidRPr="00B00C71">
              <w:rPr>
                <w:rFonts w:ascii="Arial" w:hAnsi="Arial" w:cs="Arial"/>
                <w:b/>
                <w:color w:val="FFFFFF" w:themeColor="background1"/>
                <w:sz w:val="20"/>
                <w:szCs w:val="22"/>
              </w:rPr>
              <w:t>What are you asking me to do?</w:t>
            </w:r>
            <w:r w:rsidRPr="00B00C71">
              <w:rPr>
                <w:rFonts w:ascii="Arial" w:hAnsi="Arial" w:cs="Arial"/>
                <w:color w:val="FFFFFF" w:themeColor="background1"/>
                <w:sz w:val="20"/>
                <w:szCs w:val="22"/>
              </w:rPr>
              <w:t xml:space="preserve"> Always give the reader an action to take</w:t>
            </w:r>
            <w:r w:rsidR="00973768" w:rsidRPr="00B00C71">
              <w:rPr>
                <w:rFonts w:ascii="Arial" w:hAnsi="Arial" w:cs="Arial"/>
                <w:color w:val="FFFFFF" w:themeColor="background1"/>
                <w:sz w:val="20"/>
                <w:szCs w:val="22"/>
              </w:rPr>
              <w:t xml:space="preserve">. Your call to </w:t>
            </w:r>
            <w:r w:rsidRPr="00B00C71">
              <w:rPr>
                <w:rFonts w:ascii="Arial" w:hAnsi="Arial" w:cs="Arial"/>
                <w:color w:val="FFFFFF" w:themeColor="background1"/>
                <w:sz w:val="20"/>
                <w:szCs w:val="22"/>
              </w:rPr>
              <w:t xml:space="preserve">action should be able to </w:t>
            </w:r>
            <w:r w:rsidR="00A4255E" w:rsidRPr="00B00C71">
              <w:rPr>
                <w:rFonts w:ascii="Arial" w:hAnsi="Arial" w:cs="Arial"/>
                <w:color w:val="FFFFFF" w:themeColor="background1"/>
                <w:sz w:val="20"/>
                <w:szCs w:val="22"/>
              </w:rPr>
              <w:t>stand-alone</w:t>
            </w:r>
            <w:r w:rsidRPr="00B00C71">
              <w:rPr>
                <w:rFonts w:ascii="Arial" w:hAnsi="Arial" w:cs="Arial"/>
                <w:color w:val="FFFFFF" w:themeColor="background1"/>
                <w:sz w:val="20"/>
                <w:szCs w:val="22"/>
              </w:rPr>
              <w:t xml:space="preserve">. Remember, people scan their emails, and if </w:t>
            </w:r>
            <w:r w:rsidR="00A4255E" w:rsidRPr="00B00C71">
              <w:rPr>
                <w:rFonts w:ascii="Arial" w:hAnsi="Arial" w:cs="Arial"/>
                <w:color w:val="FFFFFF" w:themeColor="background1"/>
                <w:sz w:val="20"/>
                <w:szCs w:val="22"/>
              </w:rPr>
              <w:t>there is</w:t>
            </w:r>
            <w:r w:rsidRPr="00B00C71">
              <w:rPr>
                <w:rFonts w:ascii="Arial" w:hAnsi="Arial" w:cs="Arial"/>
                <w:color w:val="FFFFFF" w:themeColor="background1"/>
                <w:sz w:val="20"/>
                <w:szCs w:val="22"/>
              </w:rPr>
              <w:t xml:space="preserve"> one thing you want your recipient to </w:t>
            </w:r>
            <w:r w:rsidR="00A4255E" w:rsidRPr="00B00C71">
              <w:rPr>
                <w:rFonts w:ascii="Arial" w:hAnsi="Arial" w:cs="Arial"/>
                <w:color w:val="FFFFFF" w:themeColor="background1"/>
                <w:sz w:val="20"/>
                <w:szCs w:val="22"/>
              </w:rPr>
              <w:t>notice</w:t>
            </w:r>
            <w:r w:rsidRPr="00B00C71">
              <w:rPr>
                <w:rFonts w:ascii="Arial" w:hAnsi="Arial" w:cs="Arial"/>
                <w:color w:val="FFFFFF" w:themeColor="background1"/>
                <w:sz w:val="20"/>
                <w:szCs w:val="22"/>
              </w:rPr>
              <w:t xml:space="preserve">, </w:t>
            </w:r>
            <w:r w:rsidR="00A4255E" w:rsidRPr="00B00C71">
              <w:rPr>
                <w:rFonts w:ascii="Arial" w:hAnsi="Arial" w:cs="Arial"/>
                <w:color w:val="FFFFFF" w:themeColor="background1"/>
                <w:sz w:val="20"/>
                <w:szCs w:val="22"/>
              </w:rPr>
              <w:t>it is</w:t>
            </w:r>
            <w:r w:rsidRPr="00B00C71">
              <w:rPr>
                <w:rFonts w:ascii="Arial" w:hAnsi="Arial" w:cs="Arial"/>
                <w:color w:val="FFFFFF" w:themeColor="background1"/>
                <w:sz w:val="20"/>
                <w:szCs w:val="22"/>
              </w:rPr>
              <w:t xml:space="preserve"> your call-to-action.</w:t>
            </w:r>
            <w:r w:rsidR="00973768" w:rsidRPr="00B00C71">
              <w:rPr>
                <w:rFonts w:ascii="Arial" w:hAnsi="Arial" w:cs="Arial"/>
                <w:color w:val="FFFFFF" w:themeColor="background1"/>
                <w:sz w:val="20"/>
                <w:szCs w:val="22"/>
              </w:rPr>
              <w:br/>
            </w:r>
          </w:p>
          <w:p w14:paraId="626513D6" w14:textId="77777777" w:rsidR="00973768" w:rsidRPr="00B00C71" w:rsidRDefault="00973768" w:rsidP="00973768">
            <w:pPr>
              <w:pStyle w:val="ListParagraph"/>
              <w:numPr>
                <w:ilvl w:val="0"/>
                <w:numId w:val="16"/>
              </w:numPr>
              <w:rPr>
                <w:rFonts w:ascii="Arial" w:hAnsi="Arial" w:cs="Arial"/>
                <w:color w:val="000000"/>
                <w:sz w:val="28"/>
                <w:szCs w:val="22"/>
              </w:rPr>
            </w:pPr>
            <w:r w:rsidRPr="00B00C71">
              <w:rPr>
                <w:rFonts w:ascii="Arial" w:hAnsi="Arial" w:cs="Arial"/>
                <w:b/>
                <w:color w:val="FFFFFF" w:themeColor="background1"/>
                <w:sz w:val="20"/>
                <w:szCs w:val="22"/>
              </w:rPr>
              <w:t>W</w:t>
            </w:r>
            <w:r w:rsidR="00570925" w:rsidRPr="00B00C71">
              <w:rPr>
                <w:rFonts w:ascii="Arial" w:hAnsi="Arial" w:cs="Arial"/>
                <w:b/>
                <w:color w:val="FFFFFF" w:themeColor="background1"/>
                <w:sz w:val="20"/>
                <w:szCs w:val="22"/>
              </w:rPr>
              <w:t>hat is in it for me?</w:t>
            </w:r>
            <w:r w:rsidR="00570925" w:rsidRPr="00B00C71">
              <w:rPr>
                <w:rFonts w:ascii="Arial" w:hAnsi="Arial" w:cs="Arial"/>
                <w:color w:val="FFFFFF" w:themeColor="background1"/>
                <w:sz w:val="20"/>
                <w:szCs w:val="22"/>
              </w:rPr>
              <w:t xml:space="preserve"> You know the value of your email content, but does your recipient? Tell them why taking action is important for them or why they should attend an event. </w:t>
            </w:r>
            <w:r w:rsidRPr="00B00C71">
              <w:rPr>
                <w:rFonts w:ascii="Arial" w:hAnsi="Arial" w:cs="Arial"/>
                <w:color w:val="FFFFFF" w:themeColor="background1"/>
                <w:sz w:val="20"/>
                <w:szCs w:val="22"/>
              </w:rPr>
              <w:br/>
            </w:r>
          </w:p>
          <w:p w14:paraId="626513D7" w14:textId="77777777" w:rsidR="00570925" w:rsidRPr="00B00C71" w:rsidRDefault="00570925" w:rsidP="00973768">
            <w:pPr>
              <w:pStyle w:val="ListParagraph"/>
              <w:numPr>
                <w:ilvl w:val="0"/>
                <w:numId w:val="16"/>
              </w:numPr>
              <w:rPr>
                <w:rFonts w:ascii="Arial" w:hAnsi="Arial" w:cs="Arial"/>
                <w:color w:val="000000"/>
                <w:sz w:val="28"/>
                <w:szCs w:val="22"/>
              </w:rPr>
            </w:pPr>
            <w:r w:rsidRPr="00B00C71">
              <w:rPr>
                <w:rFonts w:ascii="Arial" w:hAnsi="Arial" w:cs="Arial"/>
                <w:b/>
                <w:color w:val="FFFFFF" w:themeColor="background1"/>
                <w:sz w:val="20"/>
                <w:szCs w:val="22"/>
              </w:rPr>
              <w:t>Why should I care?</w:t>
            </w:r>
            <w:r w:rsidRPr="00B00C71">
              <w:rPr>
                <w:rFonts w:ascii="Arial" w:hAnsi="Arial" w:cs="Arial"/>
                <w:color w:val="FFFFFF" w:themeColor="background1"/>
                <w:sz w:val="20"/>
                <w:szCs w:val="22"/>
              </w:rPr>
              <w:t xml:space="preserve"> Write in the second person – orient the copy toward the reader and not the ACLU. Readers take action on things that are about them or affect them.</w:t>
            </w:r>
          </w:p>
        </w:tc>
      </w:tr>
      <w:tr w:rsidR="003C5521" w:rsidRPr="00B00C71" w14:paraId="626513FB" w14:textId="77777777" w:rsidTr="003C5521">
        <w:trPr>
          <w:trHeight w:val="753"/>
        </w:trPr>
        <w:tc>
          <w:tcPr>
            <w:tcW w:w="10800"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626513D9" w14:textId="77777777" w:rsidR="002B117E" w:rsidRPr="00B00C71" w:rsidRDefault="002B117E" w:rsidP="002B117E">
            <w:pPr>
              <w:rPr>
                <w:rStyle w:val="Emphasis"/>
                <w:rFonts w:ascii="Arial" w:hAnsi="Arial" w:cs="Arial"/>
                <w:i w:val="0"/>
                <w:sz w:val="20"/>
                <w:szCs w:val="20"/>
              </w:rPr>
            </w:pPr>
          </w:p>
          <w:p w14:paraId="626513DA" w14:textId="77777777" w:rsidR="00973768" w:rsidRPr="00B00C71" w:rsidRDefault="00973768" w:rsidP="002B117E">
            <w:pPr>
              <w:rPr>
                <w:rStyle w:val="Emphasis"/>
                <w:rFonts w:ascii="Arial" w:hAnsi="Arial" w:cs="Arial"/>
                <w:i w:val="0"/>
                <w:sz w:val="20"/>
                <w:szCs w:val="20"/>
              </w:rPr>
            </w:pPr>
          </w:p>
          <w:p w14:paraId="022C890D" w14:textId="77777777" w:rsidR="00F73C76" w:rsidRDefault="00F73C76" w:rsidP="00F73C76">
            <w:r>
              <w:t>Dear ACLU-NJ supporter,</w:t>
            </w:r>
          </w:p>
          <w:p w14:paraId="01925ED7" w14:textId="77777777" w:rsidR="00F73C76" w:rsidRDefault="00F73C76" w:rsidP="00F73C76"/>
          <w:p w14:paraId="674D0A8A" w14:textId="77777777" w:rsidR="00F73C76" w:rsidRDefault="00F73C76" w:rsidP="00F73C76">
            <w:r>
              <w:t xml:space="preserve">Fall is in the air, and school is once again in session. Do the students in your life know their rights for drug testing at school? We’d like to help you learn. And students and parents: if your rights are violated, </w:t>
            </w:r>
            <w:hyperlink r:id="rId24" w:history="1">
              <w:r w:rsidRPr="004B2CF3">
                <w:rPr>
                  <w:rStyle w:val="Hyperlink"/>
                </w:rPr>
                <w:t>we want to hear from you</w:t>
              </w:r>
            </w:hyperlink>
            <w:r>
              <w:t>. (It’s Banned Books Week, so that goes for censorship, too – this week or any week.)</w:t>
            </w:r>
          </w:p>
          <w:p w14:paraId="119A35F5" w14:textId="77777777" w:rsidR="00F73C76" w:rsidRDefault="00F73C76" w:rsidP="00F73C76"/>
          <w:p w14:paraId="6414B8F7" w14:textId="77777777" w:rsidR="00F73C76" w:rsidRDefault="00F73C76" w:rsidP="00F73C76">
            <w:r>
              <w:t>Earlier this month at a Randolph High School football game, as many as 75 students were forced to take an alcohol test under threat of suspension. Fewer than five students had a positive result. Breathalyzers may become a part of the school district’s substance abuse policy moving forward.</w:t>
            </w:r>
          </w:p>
          <w:p w14:paraId="0A08C815" w14:textId="77777777" w:rsidR="00F73C76" w:rsidRDefault="00F73C76" w:rsidP="00F73C76"/>
          <w:p w14:paraId="0DF073C5" w14:textId="77777777" w:rsidR="00F73C76" w:rsidRDefault="00F73C76" w:rsidP="00F73C76">
            <w:r>
              <w:t xml:space="preserve">That raises big red flags for us. Some students’ parents think their constitutional rights were violated – and the parents are likely right. </w:t>
            </w:r>
          </w:p>
          <w:p w14:paraId="5C961180" w14:textId="77777777" w:rsidR="00F73C76" w:rsidRDefault="00F73C76" w:rsidP="00F73C76"/>
          <w:p w14:paraId="042A398A" w14:textId="77777777" w:rsidR="00F73C76" w:rsidRDefault="00F73C76" w:rsidP="00F73C76">
            <w:r>
              <w:t xml:space="preserve">Here’s what all students and parents need to know about drug testing: </w:t>
            </w:r>
          </w:p>
          <w:p w14:paraId="62EE1509" w14:textId="74CB0346" w:rsidR="00F73C76" w:rsidRPr="00ED11EC" w:rsidRDefault="00F73C76" w:rsidP="00F73C76">
            <w:pPr>
              <w:pStyle w:val="ListParagraph"/>
              <w:numPr>
                <w:ilvl w:val="0"/>
                <w:numId w:val="18"/>
              </w:numPr>
              <w:spacing w:line="259" w:lineRule="auto"/>
              <w:rPr>
                <w:color w:val="002060"/>
              </w:rPr>
            </w:pPr>
            <w:r>
              <w:t>When it’s based on suspicion of drug or alcohol use, schools can only order testing when officials have reasonable, individualized suspicion</w:t>
            </w:r>
            <w:r w:rsidR="006C33D1">
              <w:t>.</w:t>
            </w:r>
            <w:r>
              <w:t xml:space="preserve"> </w:t>
            </w:r>
            <w:r w:rsidR="006C33D1">
              <w:t>T</w:t>
            </w:r>
            <w:r>
              <w:t>hey can’t order tests on a hunch or by mere association.</w:t>
            </w:r>
          </w:p>
          <w:p w14:paraId="62A9D30F" w14:textId="77777777" w:rsidR="00F73C76" w:rsidRPr="003E0DF1" w:rsidRDefault="00F73C76" w:rsidP="00F73C76">
            <w:pPr>
              <w:pStyle w:val="ListParagraph"/>
              <w:numPr>
                <w:ilvl w:val="0"/>
                <w:numId w:val="18"/>
              </w:numPr>
              <w:spacing w:line="259" w:lineRule="auto"/>
              <w:rPr>
                <w:color w:val="002060"/>
              </w:rPr>
            </w:pPr>
            <w:r>
              <w:t xml:space="preserve">Schools can have a random drug testing program for students who participate in extracurricular activities (or for students who park on campus) if they’ve demonstrated a special need for it. </w:t>
            </w:r>
          </w:p>
          <w:p w14:paraId="2812C9A8" w14:textId="77777777" w:rsidR="00F73C76" w:rsidRDefault="00F73C76" w:rsidP="00F73C76"/>
          <w:p w14:paraId="73CEF863" w14:textId="1BC09EB1" w:rsidR="00F73C76" w:rsidRDefault="00F73C76" w:rsidP="00F73C76">
            <w:r>
              <w:t xml:space="preserve">If you or someone you know was affected by Randolph High’s alcohol-testing dragnet, please reach out to us. And this school year, if students you know experience civil liberties violations in school, we want to know. Contact our intake line at 973-854-1719 or </w:t>
            </w:r>
            <w:hyperlink r:id="rId25" w:history="1">
              <w:r>
                <w:rPr>
                  <w:rStyle w:val="Hyperlink"/>
                </w:rPr>
                <w:t>submit</w:t>
              </w:r>
            </w:hyperlink>
            <w:r>
              <w:rPr>
                <w:rStyle w:val="Hyperlink"/>
              </w:rPr>
              <w:t xml:space="preserve"> an online complaint</w:t>
            </w:r>
            <w:r>
              <w:t xml:space="preserve">. You can also </w:t>
            </w:r>
            <w:r w:rsidR="006C33D1">
              <w:t>connect with</w:t>
            </w:r>
            <w:r>
              <w:t xml:space="preserve"> us on </w:t>
            </w:r>
            <w:ins w:id="0" w:author="Keerthi Potluri" w:date="2017-09-26T11:20:00Z">
              <w:r w:rsidR="00ED2670">
                <w:fldChar w:fldCharType="begin"/>
              </w:r>
              <w:r w:rsidR="00ED2670">
                <w:instrText xml:space="preserve"> HYPERLINK "http://www.facebook.com/aclunj" </w:instrText>
              </w:r>
              <w:r w:rsidR="00ED2670">
                <w:fldChar w:fldCharType="separate"/>
              </w:r>
              <w:r w:rsidRPr="00ED2670">
                <w:rPr>
                  <w:rStyle w:val="Hyperlink"/>
                </w:rPr>
                <w:t>Fac</w:t>
              </w:r>
              <w:bookmarkStart w:id="1" w:name="_GoBack"/>
              <w:bookmarkEnd w:id="1"/>
              <w:r w:rsidRPr="00ED2670">
                <w:rPr>
                  <w:rStyle w:val="Hyperlink"/>
                </w:rPr>
                <w:t>e</w:t>
              </w:r>
              <w:r w:rsidRPr="00ED2670">
                <w:rPr>
                  <w:rStyle w:val="Hyperlink"/>
                </w:rPr>
                <w:t>book</w:t>
              </w:r>
              <w:r w:rsidR="00ED2670">
                <w:fldChar w:fldCharType="end"/>
              </w:r>
            </w:ins>
            <w:r>
              <w:t xml:space="preserve"> or </w:t>
            </w:r>
            <w:hyperlink r:id="rId26" w:history="1">
              <w:r w:rsidRPr="006C33D1">
                <w:rPr>
                  <w:rStyle w:val="Hyperlink"/>
                </w:rPr>
                <w:t>Twitter</w:t>
              </w:r>
            </w:hyperlink>
            <w:r>
              <w:t xml:space="preserve">, or take a look at our </w:t>
            </w:r>
            <w:hyperlink r:id="rId27" w:history="1">
              <w:r w:rsidRPr="00A1712C">
                <w:rPr>
                  <w:rStyle w:val="Hyperlink"/>
                </w:rPr>
                <w:t>guide on students’ rights with police</w:t>
              </w:r>
            </w:hyperlink>
            <w:r>
              <w:t xml:space="preserve">. </w:t>
            </w:r>
          </w:p>
          <w:p w14:paraId="661BDD4E" w14:textId="77777777" w:rsidR="00F73C76" w:rsidRDefault="00F73C76" w:rsidP="00F73C76"/>
          <w:p w14:paraId="5605F68A" w14:textId="77777777" w:rsidR="00F73C76" w:rsidRDefault="00F73C76" w:rsidP="00F73C76">
            <w:r>
              <w:t>Sincerely,</w:t>
            </w:r>
          </w:p>
          <w:p w14:paraId="3DCFF9FA" w14:textId="77777777" w:rsidR="00F73C76" w:rsidRDefault="00F73C76" w:rsidP="00F73C76"/>
          <w:p w14:paraId="6EB5D099" w14:textId="77777777" w:rsidR="00F73C76" w:rsidRDefault="00F73C76" w:rsidP="00F73C76">
            <w:r>
              <w:t>Amol Sinha</w:t>
            </w:r>
          </w:p>
          <w:p w14:paraId="626513DB" w14:textId="3B492A0B" w:rsidR="00973768" w:rsidRPr="00F73C76" w:rsidRDefault="00F73C76" w:rsidP="002B117E">
            <w:pPr>
              <w:rPr>
                <w:rStyle w:val="Emphasis"/>
                <w:i w:val="0"/>
                <w:iCs w:val="0"/>
              </w:rPr>
            </w:pPr>
            <w:r>
              <w:t>Executive Director</w:t>
            </w:r>
          </w:p>
          <w:p w14:paraId="626513DC" w14:textId="77777777" w:rsidR="00973768" w:rsidRPr="00B00C71" w:rsidRDefault="00973768" w:rsidP="002B117E">
            <w:pPr>
              <w:rPr>
                <w:rStyle w:val="Emphasis"/>
                <w:rFonts w:ascii="Arial" w:hAnsi="Arial" w:cs="Arial"/>
                <w:i w:val="0"/>
                <w:sz w:val="20"/>
                <w:szCs w:val="20"/>
              </w:rPr>
            </w:pPr>
          </w:p>
          <w:p w14:paraId="626513DD" w14:textId="77777777" w:rsidR="00973768" w:rsidRPr="00B00C71" w:rsidRDefault="00973768" w:rsidP="002B117E">
            <w:pPr>
              <w:rPr>
                <w:rStyle w:val="Emphasis"/>
                <w:rFonts w:ascii="Arial" w:hAnsi="Arial" w:cs="Arial"/>
                <w:i w:val="0"/>
                <w:sz w:val="20"/>
                <w:szCs w:val="20"/>
              </w:rPr>
            </w:pPr>
          </w:p>
          <w:p w14:paraId="626513DE" w14:textId="77777777" w:rsidR="00973768" w:rsidRPr="00B00C71" w:rsidRDefault="00973768" w:rsidP="002B117E">
            <w:pPr>
              <w:rPr>
                <w:rStyle w:val="Emphasis"/>
                <w:rFonts w:ascii="Arial" w:hAnsi="Arial" w:cs="Arial"/>
                <w:i w:val="0"/>
                <w:sz w:val="20"/>
                <w:szCs w:val="20"/>
              </w:rPr>
            </w:pPr>
          </w:p>
          <w:p w14:paraId="626513DF" w14:textId="77777777" w:rsidR="00973768" w:rsidRPr="00B00C71" w:rsidRDefault="00973768" w:rsidP="002B117E">
            <w:pPr>
              <w:rPr>
                <w:rStyle w:val="Emphasis"/>
                <w:rFonts w:ascii="Arial" w:hAnsi="Arial" w:cs="Arial"/>
                <w:i w:val="0"/>
                <w:sz w:val="20"/>
                <w:szCs w:val="20"/>
              </w:rPr>
            </w:pPr>
          </w:p>
          <w:p w14:paraId="626513E0" w14:textId="77777777" w:rsidR="00973768" w:rsidRPr="00B00C71" w:rsidRDefault="00973768" w:rsidP="002B117E">
            <w:pPr>
              <w:rPr>
                <w:rStyle w:val="Emphasis"/>
                <w:rFonts w:ascii="Arial" w:hAnsi="Arial" w:cs="Arial"/>
                <w:i w:val="0"/>
                <w:sz w:val="20"/>
                <w:szCs w:val="20"/>
              </w:rPr>
            </w:pPr>
          </w:p>
          <w:p w14:paraId="626513E1" w14:textId="77777777" w:rsidR="00973768" w:rsidRPr="00B00C71" w:rsidRDefault="00973768" w:rsidP="002B117E">
            <w:pPr>
              <w:rPr>
                <w:rStyle w:val="Emphasis"/>
                <w:rFonts w:ascii="Arial" w:hAnsi="Arial" w:cs="Arial"/>
                <w:i w:val="0"/>
                <w:sz w:val="20"/>
                <w:szCs w:val="20"/>
              </w:rPr>
            </w:pPr>
          </w:p>
          <w:p w14:paraId="626513E2" w14:textId="77777777" w:rsidR="00973768" w:rsidRPr="00B00C71" w:rsidRDefault="00973768" w:rsidP="002B117E">
            <w:pPr>
              <w:rPr>
                <w:rStyle w:val="Emphasis"/>
                <w:rFonts w:ascii="Arial" w:hAnsi="Arial" w:cs="Arial"/>
                <w:i w:val="0"/>
                <w:sz w:val="20"/>
                <w:szCs w:val="20"/>
              </w:rPr>
            </w:pPr>
          </w:p>
          <w:p w14:paraId="626513E3" w14:textId="77777777" w:rsidR="00973768" w:rsidRPr="00B00C71" w:rsidRDefault="00973768" w:rsidP="002B117E">
            <w:pPr>
              <w:rPr>
                <w:rStyle w:val="Emphasis"/>
                <w:rFonts w:ascii="Arial" w:hAnsi="Arial" w:cs="Arial"/>
                <w:i w:val="0"/>
                <w:sz w:val="20"/>
                <w:szCs w:val="20"/>
              </w:rPr>
            </w:pPr>
          </w:p>
          <w:p w14:paraId="626513E4" w14:textId="77777777" w:rsidR="00973768" w:rsidRPr="00B00C71" w:rsidRDefault="00973768" w:rsidP="002B117E">
            <w:pPr>
              <w:rPr>
                <w:rStyle w:val="Emphasis"/>
                <w:rFonts w:ascii="Arial" w:hAnsi="Arial" w:cs="Arial"/>
                <w:i w:val="0"/>
                <w:sz w:val="20"/>
                <w:szCs w:val="20"/>
              </w:rPr>
            </w:pPr>
          </w:p>
          <w:p w14:paraId="626513E5" w14:textId="77777777" w:rsidR="00973768" w:rsidRPr="00B00C71" w:rsidRDefault="00973768" w:rsidP="002B117E">
            <w:pPr>
              <w:rPr>
                <w:rStyle w:val="Emphasis"/>
                <w:rFonts w:ascii="Arial" w:hAnsi="Arial" w:cs="Arial"/>
                <w:i w:val="0"/>
                <w:sz w:val="20"/>
                <w:szCs w:val="20"/>
              </w:rPr>
            </w:pPr>
          </w:p>
          <w:p w14:paraId="626513E6" w14:textId="77777777" w:rsidR="00973768" w:rsidRPr="00B00C71" w:rsidRDefault="00973768" w:rsidP="002B117E">
            <w:pPr>
              <w:rPr>
                <w:rStyle w:val="Emphasis"/>
                <w:rFonts w:ascii="Arial" w:hAnsi="Arial" w:cs="Arial"/>
                <w:i w:val="0"/>
                <w:sz w:val="20"/>
                <w:szCs w:val="20"/>
              </w:rPr>
            </w:pPr>
          </w:p>
          <w:p w14:paraId="626513E7" w14:textId="77777777" w:rsidR="00973768" w:rsidRPr="00B00C71" w:rsidRDefault="00973768" w:rsidP="002B117E">
            <w:pPr>
              <w:rPr>
                <w:rStyle w:val="Emphasis"/>
                <w:rFonts w:ascii="Arial" w:hAnsi="Arial" w:cs="Arial"/>
                <w:i w:val="0"/>
                <w:sz w:val="20"/>
                <w:szCs w:val="20"/>
              </w:rPr>
            </w:pPr>
          </w:p>
          <w:p w14:paraId="626513E8" w14:textId="77777777" w:rsidR="00973768" w:rsidRPr="00B00C71" w:rsidRDefault="00973768" w:rsidP="002B117E">
            <w:pPr>
              <w:rPr>
                <w:rStyle w:val="Emphasis"/>
                <w:rFonts w:ascii="Arial" w:hAnsi="Arial" w:cs="Arial"/>
                <w:i w:val="0"/>
                <w:sz w:val="20"/>
                <w:szCs w:val="20"/>
              </w:rPr>
            </w:pPr>
          </w:p>
          <w:p w14:paraId="626513E9" w14:textId="77777777" w:rsidR="00973768" w:rsidRPr="00B00C71" w:rsidRDefault="00973768" w:rsidP="002B117E">
            <w:pPr>
              <w:rPr>
                <w:rStyle w:val="Emphasis"/>
                <w:rFonts w:ascii="Arial" w:hAnsi="Arial" w:cs="Arial"/>
                <w:i w:val="0"/>
                <w:sz w:val="20"/>
                <w:szCs w:val="20"/>
              </w:rPr>
            </w:pPr>
          </w:p>
          <w:p w14:paraId="626513EA" w14:textId="77777777" w:rsidR="00973768" w:rsidRPr="00B00C71" w:rsidRDefault="00973768" w:rsidP="002B117E">
            <w:pPr>
              <w:rPr>
                <w:rStyle w:val="Emphasis"/>
                <w:rFonts w:ascii="Arial" w:hAnsi="Arial" w:cs="Arial"/>
                <w:i w:val="0"/>
                <w:sz w:val="20"/>
                <w:szCs w:val="20"/>
              </w:rPr>
            </w:pPr>
          </w:p>
          <w:p w14:paraId="626513EB" w14:textId="77777777" w:rsidR="00973768" w:rsidRPr="00B00C71" w:rsidRDefault="00973768" w:rsidP="002B117E">
            <w:pPr>
              <w:rPr>
                <w:rStyle w:val="Emphasis"/>
                <w:rFonts w:ascii="Arial" w:hAnsi="Arial" w:cs="Arial"/>
                <w:i w:val="0"/>
                <w:sz w:val="20"/>
                <w:szCs w:val="20"/>
              </w:rPr>
            </w:pPr>
          </w:p>
          <w:p w14:paraId="626513EC" w14:textId="77777777" w:rsidR="00973768" w:rsidRPr="00B00C71" w:rsidRDefault="00973768" w:rsidP="002B117E">
            <w:pPr>
              <w:rPr>
                <w:rStyle w:val="Emphasis"/>
                <w:rFonts w:ascii="Arial" w:hAnsi="Arial" w:cs="Arial"/>
                <w:i w:val="0"/>
                <w:sz w:val="20"/>
                <w:szCs w:val="20"/>
              </w:rPr>
            </w:pPr>
          </w:p>
          <w:p w14:paraId="626513ED" w14:textId="77777777" w:rsidR="00973768" w:rsidRPr="00B00C71" w:rsidRDefault="00973768" w:rsidP="002B117E">
            <w:pPr>
              <w:rPr>
                <w:rStyle w:val="Emphasis"/>
                <w:rFonts w:ascii="Arial" w:hAnsi="Arial" w:cs="Arial"/>
                <w:i w:val="0"/>
                <w:sz w:val="20"/>
                <w:szCs w:val="20"/>
              </w:rPr>
            </w:pPr>
          </w:p>
          <w:p w14:paraId="626513EE" w14:textId="77777777" w:rsidR="00973768" w:rsidRPr="00B00C71" w:rsidRDefault="00973768" w:rsidP="002B117E">
            <w:pPr>
              <w:rPr>
                <w:rStyle w:val="Emphasis"/>
                <w:rFonts w:ascii="Arial" w:hAnsi="Arial" w:cs="Arial"/>
                <w:i w:val="0"/>
                <w:sz w:val="20"/>
                <w:szCs w:val="20"/>
              </w:rPr>
            </w:pPr>
          </w:p>
          <w:p w14:paraId="626513EF" w14:textId="77777777" w:rsidR="00973768" w:rsidRPr="00B00C71" w:rsidRDefault="00973768" w:rsidP="002B117E">
            <w:pPr>
              <w:rPr>
                <w:rStyle w:val="Emphasis"/>
                <w:rFonts w:ascii="Arial" w:hAnsi="Arial" w:cs="Arial"/>
                <w:i w:val="0"/>
                <w:sz w:val="20"/>
                <w:szCs w:val="20"/>
              </w:rPr>
            </w:pPr>
          </w:p>
          <w:p w14:paraId="626513F0" w14:textId="77777777" w:rsidR="00973768" w:rsidRPr="00B00C71" w:rsidRDefault="00973768" w:rsidP="002B117E">
            <w:pPr>
              <w:rPr>
                <w:rStyle w:val="Emphasis"/>
                <w:rFonts w:ascii="Arial" w:hAnsi="Arial" w:cs="Arial"/>
                <w:i w:val="0"/>
                <w:sz w:val="20"/>
                <w:szCs w:val="20"/>
              </w:rPr>
            </w:pPr>
          </w:p>
          <w:p w14:paraId="626513F1" w14:textId="77777777" w:rsidR="00973768" w:rsidRPr="00B00C71" w:rsidRDefault="00973768" w:rsidP="002B117E">
            <w:pPr>
              <w:rPr>
                <w:rStyle w:val="Emphasis"/>
                <w:rFonts w:ascii="Arial" w:hAnsi="Arial" w:cs="Arial"/>
                <w:i w:val="0"/>
                <w:sz w:val="20"/>
                <w:szCs w:val="20"/>
              </w:rPr>
            </w:pPr>
          </w:p>
          <w:p w14:paraId="626513F2" w14:textId="77777777" w:rsidR="00973768" w:rsidRPr="00B00C71" w:rsidRDefault="00973768" w:rsidP="002B117E">
            <w:pPr>
              <w:rPr>
                <w:rStyle w:val="Emphasis"/>
                <w:rFonts w:ascii="Arial" w:hAnsi="Arial" w:cs="Arial"/>
                <w:i w:val="0"/>
                <w:sz w:val="20"/>
                <w:szCs w:val="20"/>
              </w:rPr>
            </w:pPr>
          </w:p>
          <w:p w14:paraId="626513F3" w14:textId="77777777" w:rsidR="00973768" w:rsidRPr="00B00C71" w:rsidRDefault="00973768" w:rsidP="002B117E">
            <w:pPr>
              <w:rPr>
                <w:rStyle w:val="Emphasis"/>
                <w:rFonts w:ascii="Arial" w:hAnsi="Arial" w:cs="Arial"/>
                <w:i w:val="0"/>
                <w:sz w:val="20"/>
                <w:szCs w:val="20"/>
              </w:rPr>
            </w:pPr>
          </w:p>
          <w:p w14:paraId="626513F4" w14:textId="77777777" w:rsidR="00973768" w:rsidRPr="00B00C71" w:rsidRDefault="00973768" w:rsidP="002B117E">
            <w:pPr>
              <w:rPr>
                <w:rStyle w:val="Emphasis"/>
                <w:rFonts w:ascii="Arial" w:hAnsi="Arial" w:cs="Arial"/>
                <w:i w:val="0"/>
                <w:sz w:val="20"/>
                <w:szCs w:val="20"/>
              </w:rPr>
            </w:pPr>
          </w:p>
          <w:p w14:paraId="626513F5" w14:textId="77777777" w:rsidR="00973768" w:rsidRPr="00B00C71" w:rsidRDefault="00973768" w:rsidP="002B117E">
            <w:pPr>
              <w:rPr>
                <w:rStyle w:val="Emphasis"/>
                <w:rFonts w:ascii="Arial" w:hAnsi="Arial" w:cs="Arial"/>
                <w:i w:val="0"/>
                <w:sz w:val="20"/>
                <w:szCs w:val="20"/>
              </w:rPr>
            </w:pPr>
          </w:p>
          <w:p w14:paraId="626513F6" w14:textId="77777777" w:rsidR="00973768" w:rsidRPr="00B00C71" w:rsidRDefault="00973768" w:rsidP="002B117E">
            <w:pPr>
              <w:rPr>
                <w:rStyle w:val="Emphasis"/>
                <w:rFonts w:ascii="Arial" w:hAnsi="Arial" w:cs="Arial"/>
                <w:i w:val="0"/>
                <w:sz w:val="20"/>
                <w:szCs w:val="20"/>
              </w:rPr>
            </w:pPr>
          </w:p>
          <w:p w14:paraId="626513F7" w14:textId="77777777" w:rsidR="00973768" w:rsidRPr="00B00C71" w:rsidRDefault="00973768" w:rsidP="002B117E">
            <w:pPr>
              <w:rPr>
                <w:rStyle w:val="Emphasis"/>
                <w:rFonts w:ascii="Arial" w:hAnsi="Arial" w:cs="Arial"/>
                <w:i w:val="0"/>
                <w:sz w:val="20"/>
                <w:szCs w:val="20"/>
              </w:rPr>
            </w:pPr>
          </w:p>
          <w:p w14:paraId="626513F8" w14:textId="77777777" w:rsidR="00973768" w:rsidRPr="00B00C71" w:rsidRDefault="00973768" w:rsidP="002B117E">
            <w:pPr>
              <w:rPr>
                <w:rStyle w:val="Emphasis"/>
                <w:rFonts w:ascii="Arial" w:hAnsi="Arial" w:cs="Arial"/>
                <w:i w:val="0"/>
                <w:sz w:val="20"/>
                <w:szCs w:val="20"/>
              </w:rPr>
            </w:pPr>
          </w:p>
          <w:p w14:paraId="626513F9" w14:textId="77777777" w:rsidR="00973768" w:rsidRPr="00B00C71" w:rsidRDefault="00973768" w:rsidP="002B117E">
            <w:pPr>
              <w:rPr>
                <w:rStyle w:val="Emphasis"/>
                <w:rFonts w:ascii="Arial" w:hAnsi="Arial" w:cs="Arial"/>
                <w:i w:val="0"/>
                <w:sz w:val="20"/>
                <w:szCs w:val="20"/>
              </w:rPr>
            </w:pPr>
          </w:p>
          <w:p w14:paraId="626513FA" w14:textId="77777777" w:rsidR="003C5521" w:rsidRPr="00B00C71" w:rsidRDefault="003C5521" w:rsidP="00570925">
            <w:pPr>
              <w:rPr>
                <w:rFonts w:ascii="Arial" w:hAnsi="Arial" w:cs="Arial"/>
                <w:color w:val="000000"/>
                <w:szCs w:val="22"/>
              </w:rPr>
            </w:pPr>
          </w:p>
        </w:tc>
      </w:tr>
    </w:tbl>
    <w:p w14:paraId="626513FC" w14:textId="77777777" w:rsidR="003C5521" w:rsidRPr="00B00C71" w:rsidRDefault="003C5521" w:rsidP="007C7AA6">
      <w:pPr>
        <w:rPr>
          <w:rFonts w:ascii="Arial" w:hAnsi="Arial" w:cs="Arial"/>
        </w:rPr>
      </w:pPr>
    </w:p>
    <w:p w14:paraId="626513FD" w14:textId="77777777" w:rsidR="002B117E" w:rsidRPr="00B00C71" w:rsidRDefault="002B117E" w:rsidP="002B117E">
      <w:pPr>
        <w:rPr>
          <w:rFonts w:ascii="Arial" w:hAnsi="Arial" w:cs="Arial"/>
        </w:rPr>
      </w:pPr>
    </w:p>
    <w:tbl>
      <w:tblPr>
        <w:tblStyle w:val="TableGrid"/>
        <w:tblW w:w="10800" w:type="dxa"/>
        <w:tblInd w:w="108" w:type="dxa"/>
        <w:tblBorders>
          <w:top w:val="single" w:sz="12" w:space="0" w:color="F2DBDB" w:themeColor="accent2" w:themeTint="33"/>
          <w:left w:val="single" w:sz="12" w:space="0" w:color="F2DBDB" w:themeColor="accent2" w:themeTint="33"/>
          <w:bottom w:val="single" w:sz="12" w:space="0" w:color="F2DBDB" w:themeColor="accent2" w:themeTint="33"/>
          <w:right w:val="single" w:sz="12" w:space="0" w:color="F2DBDB" w:themeColor="accent2" w:themeTint="33"/>
          <w:insideH w:val="single" w:sz="12" w:space="0" w:color="F2DBDB" w:themeColor="accent2" w:themeTint="33"/>
          <w:insideV w:val="single" w:sz="12" w:space="0" w:color="F2DBDB" w:themeColor="accent2" w:themeTint="33"/>
        </w:tblBorders>
        <w:tblLook w:val="01E0" w:firstRow="1" w:lastRow="1" w:firstColumn="1" w:lastColumn="1" w:noHBand="0" w:noVBand="0"/>
      </w:tblPr>
      <w:tblGrid>
        <w:gridCol w:w="10800"/>
      </w:tblGrid>
      <w:tr w:rsidR="00B00C71" w:rsidRPr="00B00C71" w14:paraId="33631002" w14:textId="77777777" w:rsidTr="00B00C71">
        <w:trPr>
          <w:trHeight w:val="504"/>
        </w:trPr>
        <w:tc>
          <w:tcPr>
            <w:tcW w:w="10800" w:type="dxa"/>
            <w:shd w:val="clear" w:color="auto" w:fill="F79646" w:themeFill="accent6"/>
            <w:vAlign w:val="center"/>
          </w:tcPr>
          <w:p w14:paraId="2C4A5A02" w14:textId="77D160BA" w:rsidR="00B00C71" w:rsidRPr="00B00C71" w:rsidRDefault="00B00C71" w:rsidP="0033798F">
            <w:pPr>
              <w:rPr>
                <w:rStyle w:val="Strong"/>
                <w:rFonts w:ascii="Arial" w:hAnsi="Arial" w:cs="Arial"/>
                <w:color w:val="FFFFFF" w:themeColor="background1"/>
                <w:sz w:val="20"/>
                <w:szCs w:val="22"/>
              </w:rPr>
            </w:pPr>
            <w:r w:rsidRPr="00B00C71">
              <w:rPr>
                <w:rStyle w:val="Strong"/>
                <w:rFonts w:ascii="Arial" w:hAnsi="Arial" w:cs="Arial"/>
                <w:color w:val="FFFFFF" w:themeColor="background1"/>
                <w:sz w:val="28"/>
                <w:szCs w:val="22"/>
              </w:rPr>
              <w:t xml:space="preserve">Social Share </w:t>
            </w:r>
            <w:r w:rsidR="00FB00D8">
              <w:rPr>
                <w:rStyle w:val="Strong"/>
                <w:rFonts w:ascii="Arial" w:hAnsi="Arial" w:cs="Arial"/>
                <w:color w:val="FFFFFF" w:themeColor="background1"/>
                <w:sz w:val="28"/>
                <w:szCs w:val="22"/>
              </w:rPr>
              <w:t>Buttons</w:t>
            </w:r>
            <w:r w:rsidRPr="00B00C71">
              <w:rPr>
                <w:rStyle w:val="Strong"/>
                <w:rFonts w:ascii="Arial" w:hAnsi="Arial" w:cs="Arial"/>
                <w:color w:val="FFFFFF" w:themeColor="background1"/>
                <w:sz w:val="20"/>
                <w:szCs w:val="22"/>
              </w:rPr>
              <w:t xml:space="preserve"> </w:t>
            </w:r>
            <w:r w:rsidRPr="00B00C71">
              <w:rPr>
                <w:rFonts w:ascii="Arial" w:hAnsi="Arial" w:cs="Arial"/>
                <w:b/>
                <w:color w:val="FF0000"/>
              </w:rPr>
              <w:t>**</w:t>
            </w:r>
          </w:p>
          <w:p w14:paraId="3B6BC3D0" w14:textId="701925F4" w:rsidR="00B00C71" w:rsidRPr="00B00C71" w:rsidRDefault="00B00C71" w:rsidP="0033798F">
            <w:pPr>
              <w:rPr>
                <w:rStyle w:val="Strong"/>
                <w:rFonts w:ascii="Arial" w:hAnsi="Arial" w:cs="Arial"/>
                <w:color w:val="FFFFFF" w:themeColor="background1"/>
                <w:sz w:val="20"/>
                <w:szCs w:val="22"/>
              </w:rPr>
            </w:pPr>
            <w:r w:rsidRPr="00B00C71">
              <w:rPr>
                <w:rStyle w:val="Strong"/>
                <w:rFonts w:ascii="Arial" w:hAnsi="Arial" w:cs="Arial"/>
                <w:b w:val="0"/>
                <w:color w:val="FFFFFF" w:themeColor="background1"/>
                <w:sz w:val="22"/>
                <w:szCs w:val="22"/>
              </w:rPr>
              <w:t>Social share buttons are added to the Action and Event templates. Ple</w:t>
            </w:r>
            <w:r w:rsidR="007D2DB4">
              <w:rPr>
                <w:rStyle w:val="Strong"/>
                <w:rFonts w:ascii="Arial" w:hAnsi="Arial" w:cs="Arial"/>
                <w:b w:val="0"/>
                <w:color w:val="FFFFFF" w:themeColor="background1"/>
                <w:sz w:val="22"/>
                <w:szCs w:val="22"/>
              </w:rPr>
              <w:t xml:space="preserve">ase provide the language below for Twitter. We cannot customize the email or Facebook links. </w:t>
            </w:r>
          </w:p>
          <w:p w14:paraId="3043C82C" w14:textId="77777777" w:rsidR="00B00C71" w:rsidRPr="00B00C71" w:rsidRDefault="00B00C71" w:rsidP="0033798F">
            <w:pPr>
              <w:rPr>
                <w:rFonts w:ascii="Arial" w:hAnsi="Arial" w:cs="Arial"/>
                <w:color w:val="000000"/>
                <w:sz w:val="16"/>
                <w:szCs w:val="22"/>
              </w:rPr>
            </w:pPr>
          </w:p>
        </w:tc>
      </w:tr>
      <w:tr w:rsidR="00B00C71" w:rsidRPr="00B00C71" w14:paraId="4E196ADD" w14:textId="77777777" w:rsidTr="00B00C71">
        <w:trPr>
          <w:trHeight w:val="504"/>
        </w:trPr>
        <w:tc>
          <w:tcPr>
            <w:tcW w:w="10800" w:type="dxa"/>
            <w:shd w:val="clear" w:color="auto" w:fill="F79646" w:themeFill="accent6"/>
            <w:vAlign w:val="center"/>
          </w:tcPr>
          <w:p w14:paraId="7A69F643" w14:textId="77777777" w:rsidR="00B00C71" w:rsidRPr="00B00C71" w:rsidRDefault="00B00C71" w:rsidP="0033798F">
            <w:pPr>
              <w:rPr>
                <w:rStyle w:val="Strong"/>
                <w:rFonts w:ascii="Arial" w:hAnsi="Arial" w:cs="Arial"/>
                <w:color w:val="FFFFFF" w:themeColor="background1"/>
                <w:sz w:val="28"/>
                <w:szCs w:val="22"/>
              </w:rPr>
            </w:pPr>
            <w:r w:rsidRPr="00B00C71">
              <w:rPr>
                <w:rStyle w:val="Strong"/>
                <w:rFonts w:ascii="Arial" w:hAnsi="Arial" w:cs="Arial"/>
                <w:color w:val="FFFFFF" w:themeColor="background1"/>
                <w:sz w:val="28"/>
                <w:szCs w:val="22"/>
              </w:rPr>
              <w:t xml:space="preserve">Twitter: </w:t>
            </w:r>
          </w:p>
        </w:tc>
      </w:tr>
      <w:tr w:rsidR="00B00C71" w:rsidRPr="00B00C71" w14:paraId="7186CBA8" w14:textId="77777777" w:rsidTr="0033798F">
        <w:trPr>
          <w:trHeight w:val="1797"/>
        </w:trPr>
        <w:tc>
          <w:tcPr>
            <w:tcW w:w="10800" w:type="dxa"/>
          </w:tcPr>
          <w:p w14:paraId="7B32139E" w14:textId="5E50EA29" w:rsidR="00B00C71" w:rsidRPr="00B00C71" w:rsidRDefault="00B00C71" w:rsidP="0033798F">
            <w:pPr>
              <w:rPr>
                <w:rFonts w:ascii="Arial" w:hAnsi="Arial" w:cs="Arial"/>
                <w:szCs w:val="20"/>
              </w:rPr>
            </w:pPr>
          </w:p>
          <w:p w14:paraId="4B27949A" w14:textId="056B69E5" w:rsidR="00B00C71" w:rsidRPr="00B00C71" w:rsidRDefault="00F73C76" w:rsidP="0033798F">
            <w:pPr>
              <w:rPr>
                <w:rFonts w:ascii="Arial" w:hAnsi="Arial" w:cs="Arial"/>
                <w:szCs w:val="20"/>
              </w:rPr>
            </w:pPr>
            <w:r w:rsidRPr="00F73C76">
              <w:rPr>
                <w:rFonts w:ascii="Arial" w:hAnsi="Arial" w:cs="Arial"/>
                <w:szCs w:val="20"/>
              </w:rPr>
              <w:t>Students: know your rights with police in schools with the ACLU-NJ’s guide.</w:t>
            </w:r>
            <w:r>
              <w:rPr>
                <w:rFonts w:ascii="Arial" w:hAnsi="Arial" w:cs="Arial"/>
                <w:szCs w:val="20"/>
              </w:rPr>
              <w:t xml:space="preserve"> </w:t>
            </w:r>
            <w:r w:rsidRPr="00F73C76">
              <w:rPr>
                <w:rFonts w:ascii="Arial" w:hAnsi="Arial" w:cs="Arial"/>
                <w:color w:val="000000"/>
                <w:szCs w:val="22"/>
              </w:rPr>
              <w:t>https://www.aclu-nj.org/download_file/2066</w:t>
            </w:r>
          </w:p>
          <w:p w14:paraId="487CA9B1" w14:textId="77777777" w:rsidR="00B00C71" w:rsidRPr="00B00C71" w:rsidRDefault="00B00C71" w:rsidP="0033798F">
            <w:pPr>
              <w:rPr>
                <w:rFonts w:ascii="Arial" w:hAnsi="Arial" w:cs="Arial"/>
                <w:szCs w:val="20"/>
              </w:rPr>
            </w:pPr>
          </w:p>
        </w:tc>
      </w:tr>
    </w:tbl>
    <w:p w14:paraId="1AC5AB53" w14:textId="77777777" w:rsidR="00B00C71" w:rsidRPr="00B00C71" w:rsidRDefault="00B00C71" w:rsidP="002B117E">
      <w:pPr>
        <w:rPr>
          <w:rFonts w:ascii="Arial" w:hAnsi="Arial" w:cs="Arial"/>
        </w:rPr>
      </w:pPr>
    </w:p>
    <w:sectPr w:rsidR="00B00C71" w:rsidRPr="00B00C71" w:rsidSect="00B00C71">
      <w:headerReference w:type="default" r:id="rId28"/>
      <w:footerReference w:type="default" r:id="rId29"/>
      <w:pgSz w:w="12240" w:h="15840"/>
      <w:pgMar w:top="720" w:right="720" w:bottom="108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B867B0" w14:textId="77777777" w:rsidR="00C20EC3" w:rsidRDefault="00C20EC3" w:rsidP="00746B86">
      <w:r>
        <w:separator/>
      </w:r>
    </w:p>
  </w:endnote>
  <w:endnote w:type="continuationSeparator" w:id="0">
    <w:p w14:paraId="1B369735" w14:textId="77777777" w:rsidR="00C20EC3" w:rsidRDefault="00C20EC3" w:rsidP="00746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IN-Regular">
    <w:panose1 w:val="02000503040000020004"/>
    <w:charset w:val="00"/>
    <w:family w:val="auto"/>
    <w:pitch w:val="variable"/>
    <w:sig w:usb0="80000027" w:usb1="00000000" w:usb2="00000000" w:usb3="00000000" w:csb0="00000001" w:csb1="00000000"/>
  </w:font>
  <w:font w:name="DIN-Bold">
    <w:panose1 w:val="02000803040000020004"/>
    <w:charset w:val="00"/>
    <w:family w:val="auto"/>
    <w:pitch w:val="variable"/>
    <w:sig w:usb0="80000027"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651407" w14:textId="3EC05916" w:rsidR="00040673" w:rsidRPr="00040673" w:rsidRDefault="00A4255E" w:rsidP="00040673">
    <w:pPr>
      <w:pStyle w:val="Footer"/>
      <w:rPr>
        <w:rFonts w:cs="Arial"/>
        <w:color w:val="3971AB"/>
        <w:sz w:val="20"/>
      </w:rPr>
    </w:pPr>
    <w:r>
      <w:rPr>
        <w:rFonts w:cs="Arial"/>
        <w:color w:val="3971AB"/>
        <w:sz w:val="20"/>
      </w:rPr>
      <w:t xml:space="preserve">Please submit to </w:t>
    </w:r>
    <w:hyperlink r:id="rId1" w:history="1">
      <w:r w:rsidRPr="00E5781D">
        <w:rPr>
          <w:rStyle w:val="Hyperlink"/>
          <w:rFonts w:cs="Arial"/>
          <w:sz w:val="20"/>
        </w:rPr>
        <w:t>cansupport@aclu.org</w:t>
      </w:r>
    </w:hyperlink>
    <w:r>
      <w:rPr>
        <w:rFonts w:cs="Arial"/>
        <w:color w:val="3971AB"/>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43EC48" w14:textId="77777777" w:rsidR="00C20EC3" w:rsidRDefault="00C20EC3" w:rsidP="00746B86">
      <w:r>
        <w:separator/>
      </w:r>
    </w:p>
  </w:footnote>
  <w:footnote w:type="continuationSeparator" w:id="0">
    <w:p w14:paraId="32A79C0D" w14:textId="77777777" w:rsidR="00C20EC3" w:rsidRDefault="00C20EC3" w:rsidP="00746B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651403" w14:textId="77777777" w:rsidR="008726A1" w:rsidRPr="007C7AA6" w:rsidRDefault="00746B86" w:rsidP="00040673">
    <w:pPr>
      <w:jc w:val="right"/>
      <w:rPr>
        <w:rFonts w:ascii="Arial" w:hAnsi="Arial" w:cs="Arial"/>
        <w:sz w:val="40"/>
        <w:szCs w:val="40"/>
      </w:rPr>
    </w:pPr>
    <w:r w:rsidRPr="007C7AA6">
      <w:rPr>
        <w:rFonts w:ascii="Arial" w:hAnsi="Arial" w:cs="Arial"/>
        <w:b/>
        <w:noProof/>
        <w:sz w:val="40"/>
        <w:szCs w:val="40"/>
      </w:rPr>
      <w:drawing>
        <wp:anchor distT="0" distB="0" distL="114300" distR="114300" simplePos="0" relativeHeight="251658240" behindDoc="0" locked="0" layoutInCell="1" allowOverlap="1" wp14:anchorId="6265140A" wp14:editId="6265140B">
          <wp:simplePos x="0" y="0"/>
          <wp:positionH relativeFrom="column">
            <wp:posOffset>57150</wp:posOffset>
          </wp:positionH>
          <wp:positionV relativeFrom="paragraph">
            <wp:posOffset>-9525</wp:posOffset>
          </wp:positionV>
          <wp:extent cx="1371600" cy="533400"/>
          <wp:effectExtent l="0" t="0" r="0" b="0"/>
          <wp:wrapNone/>
          <wp:docPr id="2" name="Picture 2" descr="Description: acl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aclu_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7160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C7AA6" w:rsidRPr="007C7AA6">
      <w:rPr>
        <w:rFonts w:ascii="Arial" w:hAnsi="Arial" w:cs="Arial"/>
        <w:sz w:val="40"/>
        <w:szCs w:val="40"/>
      </w:rPr>
      <w:t>DIN Request Form</w:t>
    </w:r>
  </w:p>
  <w:p w14:paraId="62651404" w14:textId="51915DC3" w:rsidR="00052C04" w:rsidRPr="007C7AA6" w:rsidRDefault="00A4255E" w:rsidP="00040673">
    <w:pPr>
      <w:jc w:val="right"/>
      <w:rPr>
        <w:rFonts w:ascii="Arial" w:hAnsi="Arial" w:cs="Arial"/>
        <w:sz w:val="40"/>
        <w:szCs w:val="40"/>
      </w:rPr>
    </w:pPr>
    <w:r>
      <w:rPr>
        <w:rFonts w:ascii="Arial" w:hAnsi="Arial" w:cs="Arial"/>
        <w:sz w:val="40"/>
        <w:szCs w:val="40"/>
      </w:rPr>
      <w:t>Email</w:t>
    </w:r>
  </w:p>
  <w:p w14:paraId="62651405" w14:textId="77777777" w:rsidR="00746B86" w:rsidRPr="00746B86" w:rsidRDefault="00746B86" w:rsidP="00746B86">
    <w:pPr>
      <w:pStyle w:val="Header"/>
      <w:jc w:val="right"/>
      <w:rPr>
        <w:rFonts w:ascii="Arial" w:hAnsi="Arial" w:cs="Arial"/>
        <w:color w:val="3971AB"/>
        <w:sz w:val="48"/>
        <w:szCs w:val="52"/>
      </w:rPr>
    </w:pPr>
    <w:r w:rsidRPr="00FB4F52">
      <w:rPr>
        <w:rFonts w:ascii="Arial" w:hAnsi="Arial" w:cs="Arial"/>
        <w:b/>
        <w:bCs/>
        <w:noProof/>
        <w:color w:val="3971AB"/>
        <w:sz w:val="52"/>
        <w:szCs w:val="52"/>
      </w:rPr>
      <mc:AlternateContent>
        <mc:Choice Requires="wps">
          <w:drawing>
            <wp:anchor distT="0" distB="0" distL="114300" distR="114300" simplePos="0" relativeHeight="251660288" behindDoc="0" locked="0" layoutInCell="1" allowOverlap="1" wp14:anchorId="6265140C" wp14:editId="6265140D">
              <wp:simplePos x="0" y="0"/>
              <wp:positionH relativeFrom="margin">
                <wp:align>center</wp:align>
              </wp:positionH>
              <wp:positionV relativeFrom="paragraph">
                <wp:posOffset>102235</wp:posOffset>
              </wp:positionV>
              <wp:extent cx="6858000" cy="0"/>
              <wp:effectExtent l="0" t="0" r="19050" b="19050"/>
              <wp:wrapNone/>
              <wp:docPr id="3" name="Straight Connector 2"/>
              <wp:cNvGraphicFramePr/>
              <a:graphic xmlns:a="http://schemas.openxmlformats.org/drawingml/2006/main">
                <a:graphicData uri="http://schemas.microsoft.com/office/word/2010/wordprocessingShape">
                  <wps:wsp>
                    <wps:cNvCnPr/>
                    <wps:spPr>
                      <a:xfrm>
                        <a:off x="0" y="0"/>
                        <a:ext cx="6858000" cy="0"/>
                      </a:xfrm>
                      <a:prstGeom prst="line">
                        <a:avLst/>
                      </a:prstGeom>
                      <a:ln w="12700" cap="flat" cmpd="sng" algn="ctr">
                        <a:solidFill>
                          <a:schemeClr val="accent1"/>
                        </a:solidFill>
                        <a:prstDash val="solid"/>
                        <a:round/>
                        <a:headEnd type="none" w="med" len="med"/>
                        <a:tailEnd type="none" w="med" len="med"/>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40150E1" id="Straight Connector 2"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8.05pt" to="540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" strokecolor="#4f81bd [3204]" strokeweight="1pt">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54BA9"/>
    <w:multiLevelType w:val="hybridMultilevel"/>
    <w:tmpl w:val="C76E7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B26C6"/>
    <w:multiLevelType w:val="hybridMultilevel"/>
    <w:tmpl w:val="8F80B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0903FD"/>
    <w:multiLevelType w:val="hybridMultilevel"/>
    <w:tmpl w:val="3C4808DC"/>
    <w:lvl w:ilvl="0" w:tplc="6200F8E4">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1323A"/>
    <w:multiLevelType w:val="hybridMultilevel"/>
    <w:tmpl w:val="4038FF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41EB5"/>
    <w:multiLevelType w:val="hybridMultilevel"/>
    <w:tmpl w:val="DC3444BC"/>
    <w:lvl w:ilvl="0" w:tplc="5D5051A8">
      <w:start w:val="1"/>
      <w:numFmt w:val="decimal"/>
      <w:lvlText w:val="%1."/>
      <w:lvlJc w:val="left"/>
      <w:pPr>
        <w:ind w:left="720" w:hanging="360"/>
      </w:pPr>
      <w:rPr>
        <w:rFonts w:ascii="Arial" w:eastAsia="Times New Roman" w:hAnsi="Arial" w:cs="Aria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D11C8"/>
    <w:multiLevelType w:val="hybridMultilevel"/>
    <w:tmpl w:val="BE8479C0"/>
    <w:lvl w:ilvl="0" w:tplc="6200F8E4">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076546"/>
    <w:multiLevelType w:val="hybridMultilevel"/>
    <w:tmpl w:val="411A0434"/>
    <w:lvl w:ilvl="0" w:tplc="9174BCD4">
      <w:start w:val="1"/>
      <w:numFmt w:val="decimal"/>
      <w:lvlText w:val="%1."/>
      <w:lvlJc w:val="left"/>
      <w:pPr>
        <w:ind w:left="720" w:hanging="360"/>
      </w:pPr>
      <w:rPr>
        <w:rFonts w:hint="default"/>
        <w:color w:val="FFFFFF" w:themeColor="background1"/>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345700"/>
    <w:multiLevelType w:val="hybridMultilevel"/>
    <w:tmpl w:val="9F8A0A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19403E"/>
    <w:multiLevelType w:val="hybridMultilevel"/>
    <w:tmpl w:val="B4AEF2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E463B4F"/>
    <w:multiLevelType w:val="hybridMultilevel"/>
    <w:tmpl w:val="8F80B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092F07"/>
    <w:multiLevelType w:val="hybridMultilevel"/>
    <w:tmpl w:val="A4745F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50D6366"/>
    <w:multiLevelType w:val="hybridMultilevel"/>
    <w:tmpl w:val="0D249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B3798"/>
    <w:multiLevelType w:val="hybridMultilevel"/>
    <w:tmpl w:val="A3581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0D149D"/>
    <w:multiLevelType w:val="hybridMultilevel"/>
    <w:tmpl w:val="3A26398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A026D3"/>
    <w:multiLevelType w:val="hybridMultilevel"/>
    <w:tmpl w:val="45CABEAE"/>
    <w:lvl w:ilvl="0" w:tplc="6200F8E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9B6F62"/>
    <w:multiLevelType w:val="hybridMultilevel"/>
    <w:tmpl w:val="882ED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C13568"/>
    <w:multiLevelType w:val="hybridMultilevel"/>
    <w:tmpl w:val="411A0434"/>
    <w:lvl w:ilvl="0" w:tplc="9174BCD4">
      <w:start w:val="1"/>
      <w:numFmt w:val="decimal"/>
      <w:lvlText w:val="%1."/>
      <w:lvlJc w:val="left"/>
      <w:pPr>
        <w:ind w:left="720" w:hanging="360"/>
      </w:pPr>
      <w:rPr>
        <w:rFonts w:hint="default"/>
        <w:color w:val="FFFFFF" w:themeColor="background1"/>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D40519"/>
    <w:multiLevelType w:val="hybridMultilevel"/>
    <w:tmpl w:val="6DF601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11"/>
  </w:num>
  <w:num w:numId="3">
    <w:abstractNumId w:val="12"/>
  </w:num>
  <w:num w:numId="4">
    <w:abstractNumId w:val="7"/>
  </w:num>
  <w:num w:numId="5">
    <w:abstractNumId w:val="2"/>
  </w:num>
  <w:num w:numId="6">
    <w:abstractNumId w:val="14"/>
  </w:num>
  <w:num w:numId="7">
    <w:abstractNumId w:val="5"/>
  </w:num>
  <w:num w:numId="8">
    <w:abstractNumId w:val="3"/>
  </w:num>
  <w:num w:numId="9">
    <w:abstractNumId w:val="10"/>
  </w:num>
  <w:num w:numId="10">
    <w:abstractNumId w:val="17"/>
  </w:num>
  <w:num w:numId="11">
    <w:abstractNumId w:val="8"/>
  </w:num>
  <w:num w:numId="12">
    <w:abstractNumId w:val="0"/>
  </w:num>
  <w:num w:numId="13">
    <w:abstractNumId w:val="13"/>
  </w:num>
  <w:num w:numId="14">
    <w:abstractNumId w:val="1"/>
  </w:num>
  <w:num w:numId="15">
    <w:abstractNumId w:val="9"/>
  </w:num>
  <w:num w:numId="16">
    <w:abstractNumId w:val="6"/>
  </w:num>
  <w:num w:numId="17">
    <w:abstractNumId w:val="16"/>
  </w:num>
  <w:num w:numId="18">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eerthi Potluri">
    <w15:presenceInfo w15:providerId="None" w15:userId="Keerthi Potlu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trackRevisions/>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B86"/>
    <w:rsid w:val="0001054F"/>
    <w:rsid w:val="00017291"/>
    <w:rsid w:val="0001761E"/>
    <w:rsid w:val="00017E11"/>
    <w:rsid w:val="00040673"/>
    <w:rsid w:val="00041A91"/>
    <w:rsid w:val="00052C04"/>
    <w:rsid w:val="00055132"/>
    <w:rsid w:val="00073388"/>
    <w:rsid w:val="000E44FC"/>
    <w:rsid w:val="00164AC6"/>
    <w:rsid w:val="00186FD8"/>
    <w:rsid w:val="00195F7E"/>
    <w:rsid w:val="001C1FDF"/>
    <w:rsid w:val="001E2106"/>
    <w:rsid w:val="001F1D63"/>
    <w:rsid w:val="00225612"/>
    <w:rsid w:val="002409C9"/>
    <w:rsid w:val="002617B9"/>
    <w:rsid w:val="00297E6F"/>
    <w:rsid w:val="002B117E"/>
    <w:rsid w:val="002C5BBA"/>
    <w:rsid w:val="00303594"/>
    <w:rsid w:val="00307140"/>
    <w:rsid w:val="00307971"/>
    <w:rsid w:val="003124D5"/>
    <w:rsid w:val="003620C7"/>
    <w:rsid w:val="00364F7B"/>
    <w:rsid w:val="00375821"/>
    <w:rsid w:val="003A0FA7"/>
    <w:rsid w:val="003A1F8C"/>
    <w:rsid w:val="003B741C"/>
    <w:rsid w:val="003C5521"/>
    <w:rsid w:val="003D7EA1"/>
    <w:rsid w:val="003E791A"/>
    <w:rsid w:val="003F0E0D"/>
    <w:rsid w:val="00407013"/>
    <w:rsid w:val="0041026D"/>
    <w:rsid w:val="00410852"/>
    <w:rsid w:val="00412CE1"/>
    <w:rsid w:val="00414863"/>
    <w:rsid w:val="00433C4F"/>
    <w:rsid w:val="00440E52"/>
    <w:rsid w:val="00453CFD"/>
    <w:rsid w:val="004D1074"/>
    <w:rsid w:val="005301C8"/>
    <w:rsid w:val="00556774"/>
    <w:rsid w:val="00570925"/>
    <w:rsid w:val="0059137D"/>
    <w:rsid w:val="005C0A08"/>
    <w:rsid w:val="005C0C9D"/>
    <w:rsid w:val="005C24D6"/>
    <w:rsid w:val="005F5B06"/>
    <w:rsid w:val="00604B19"/>
    <w:rsid w:val="00616FE1"/>
    <w:rsid w:val="00623E55"/>
    <w:rsid w:val="00696B47"/>
    <w:rsid w:val="006C33D1"/>
    <w:rsid w:val="006E03E3"/>
    <w:rsid w:val="006F5107"/>
    <w:rsid w:val="00707040"/>
    <w:rsid w:val="007301D5"/>
    <w:rsid w:val="00741AF8"/>
    <w:rsid w:val="00743F9F"/>
    <w:rsid w:val="00746B86"/>
    <w:rsid w:val="0074760E"/>
    <w:rsid w:val="00782673"/>
    <w:rsid w:val="007C43D4"/>
    <w:rsid w:val="007C7AA6"/>
    <w:rsid w:val="007D2DB4"/>
    <w:rsid w:val="00851F51"/>
    <w:rsid w:val="008560B3"/>
    <w:rsid w:val="00870AC3"/>
    <w:rsid w:val="008726A1"/>
    <w:rsid w:val="008D10B2"/>
    <w:rsid w:val="008D7C18"/>
    <w:rsid w:val="008E721A"/>
    <w:rsid w:val="008F04AC"/>
    <w:rsid w:val="008F688B"/>
    <w:rsid w:val="00904FAE"/>
    <w:rsid w:val="00945796"/>
    <w:rsid w:val="00950FF9"/>
    <w:rsid w:val="009624A0"/>
    <w:rsid w:val="00973768"/>
    <w:rsid w:val="00985681"/>
    <w:rsid w:val="00994014"/>
    <w:rsid w:val="009C4565"/>
    <w:rsid w:val="009E74A6"/>
    <w:rsid w:val="00A1000D"/>
    <w:rsid w:val="00A24B49"/>
    <w:rsid w:val="00A4255E"/>
    <w:rsid w:val="00AD6F9E"/>
    <w:rsid w:val="00B00C71"/>
    <w:rsid w:val="00B03107"/>
    <w:rsid w:val="00B05B88"/>
    <w:rsid w:val="00B2330C"/>
    <w:rsid w:val="00B34085"/>
    <w:rsid w:val="00B51603"/>
    <w:rsid w:val="00B73E36"/>
    <w:rsid w:val="00B84897"/>
    <w:rsid w:val="00BC4483"/>
    <w:rsid w:val="00BF5A30"/>
    <w:rsid w:val="00C20EC3"/>
    <w:rsid w:val="00C26D35"/>
    <w:rsid w:val="00C3721C"/>
    <w:rsid w:val="00C56AED"/>
    <w:rsid w:val="00C601AE"/>
    <w:rsid w:val="00CC1145"/>
    <w:rsid w:val="00CE0238"/>
    <w:rsid w:val="00D03599"/>
    <w:rsid w:val="00D3147F"/>
    <w:rsid w:val="00D478A9"/>
    <w:rsid w:val="00D82D8D"/>
    <w:rsid w:val="00DB34C2"/>
    <w:rsid w:val="00DC3C91"/>
    <w:rsid w:val="00DD55D2"/>
    <w:rsid w:val="00DE5256"/>
    <w:rsid w:val="00E0008B"/>
    <w:rsid w:val="00E21909"/>
    <w:rsid w:val="00E468B6"/>
    <w:rsid w:val="00E6107F"/>
    <w:rsid w:val="00EA79BA"/>
    <w:rsid w:val="00EB3479"/>
    <w:rsid w:val="00ED2670"/>
    <w:rsid w:val="00EE41FC"/>
    <w:rsid w:val="00EE43C4"/>
    <w:rsid w:val="00EF479F"/>
    <w:rsid w:val="00F10EA3"/>
    <w:rsid w:val="00F64E5C"/>
    <w:rsid w:val="00F66002"/>
    <w:rsid w:val="00F725EB"/>
    <w:rsid w:val="00F7264B"/>
    <w:rsid w:val="00F73C76"/>
    <w:rsid w:val="00F90E51"/>
    <w:rsid w:val="00FA2C8C"/>
    <w:rsid w:val="00FB00D8"/>
    <w:rsid w:val="00FB0450"/>
    <w:rsid w:val="00FC12D8"/>
    <w:rsid w:val="00FC690E"/>
    <w:rsid w:val="00FF35B2"/>
    <w:rsid w:val="00FF6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265138D"/>
  <w15:docId w15:val="{24CC968E-2A8D-4D38-A9BE-E407057E8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4014"/>
    <w:rPr>
      <w:rFonts w:ascii="DIN-Regular" w:eastAsia="Times New Roman" w:hAnsi="DIN-Regular" w:cs="Times New Roman"/>
      <w:color w:val="00365C"/>
      <w:sz w:val="24"/>
      <w:szCs w:val="24"/>
    </w:rPr>
  </w:style>
  <w:style w:type="paragraph" w:styleId="Heading1">
    <w:name w:val="heading 1"/>
    <w:basedOn w:val="Normal"/>
    <w:next w:val="Normal"/>
    <w:link w:val="Heading1Char"/>
    <w:uiPriority w:val="9"/>
    <w:qFormat/>
    <w:rsid w:val="00C601AE"/>
    <w:pPr>
      <w:keepNext/>
      <w:keepLines/>
      <w:outlineLvl w:val="0"/>
    </w:pPr>
    <w:rPr>
      <w:rFonts w:ascii="DIN-Bold" w:eastAsiaTheme="majorEastAsia" w:hAnsi="DIN-Bold" w:cstheme="majorBidi"/>
      <w:bCs/>
      <w:color w:val="3971AB"/>
      <w:sz w:val="40"/>
      <w:szCs w:val="28"/>
    </w:rPr>
  </w:style>
  <w:style w:type="paragraph" w:styleId="Heading2">
    <w:name w:val="heading 2"/>
    <w:basedOn w:val="Normal"/>
    <w:next w:val="Normal"/>
    <w:link w:val="Heading2Char"/>
    <w:uiPriority w:val="9"/>
    <w:unhideWhenUsed/>
    <w:qFormat/>
    <w:rsid w:val="00225612"/>
    <w:pPr>
      <w:keepNext/>
      <w:keepLines/>
      <w:spacing w:before="200"/>
      <w:outlineLvl w:val="1"/>
    </w:pPr>
    <w:rPr>
      <w:rFonts w:eastAsiaTheme="majorEastAsia" w:cstheme="majorBidi"/>
      <w:bCs/>
      <w:sz w:val="36"/>
      <w:szCs w:val="26"/>
    </w:rPr>
  </w:style>
  <w:style w:type="paragraph" w:styleId="Heading5">
    <w:name w:val="heading 5"/>
    <w:basedOn w:val="Normal"/>
    <w:next w:val="Normal"/>
    <w:link w:val="Heading5Char"/>
    <w:unhideWhenUsed/>
    <w:qFormat/>
    <w:rsid w:val="007C7AA6"/>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46B86"/>
    <w:rPr>
      <w:rFonts w:ascii="Tahoma" w:hAnsi="Tahoma" w:cs="Tahoma"/>
      <w:sz w:val="16"/>
      <w:szCs w:val="16"/>
    </w:rPr>
  </w:style>
  <w:style w:type="character" w:customStyle="1" w:styleId="BalloonTextChar">
    <w:name w:val="Balloon Text Char"/>
    <w:basedOn w:val="DefaultParagraphFont"/>
    <w:link w:val="BalloonText"/>
    <w:uiPriority w:val="99"/>
    <w:semiHidden/>
    <w:rsid w:val="00746B86"/>
    <w:rPr>
      <w:rFonts w:ascii="Tahoma" w:hAnsi="Tahoma" w:cs="Tahoma"/>
      <w:sz w:val="16"/>
      <w:szCs w:val="16"/>
    </w:rPr>
  </w:style>
  <w:style w:type="paragraph" w:styleId="Header">
    <w:name w:val="header"/>
    <w:basedOn w:val="Normal"/>
    <w:link w:val="HeaderChar"/>
    <w:uiPriority w:val="99"/>
    <w:unhideWhenUsed/>
    <w:rsid w:val="00746B86"/>
    <w:pPr>
      <w:tabs>
        <w:tab w:val="center" w:pos="4680"/>
        <w:tab w:val="right" w:pos="9360"/>
      </w:tabs>
    </w:pPr>
  </w:style>
  <w:style w:type="character" w:customStyle="1" w:styleId="HeaderChar">
    <w:name w:val="Header Char"/>
    <w:basedOn w:val="DefaultParagraphFont"/>
    <w:link w:val="Header"/>
    <w:uiPriority w:val="99"/>
    <w:rsid w:val="00746B86"/>
  </w:style>
  <w:style w:type="paragraph" w:styleId="Footer">
    <w:name w:val="footer"/>
    <w:basedOn w:val="Normal"/>
    <w:link w:val="FooterChar"/>
    <w:uiPriority w:val="99"/>
    <w:unhideWhenUsed/>
    <w:rsid w:val="00746B86"/>
    <w:pPr>
      <w:tabs>
        <w:tab w:val="center" w:pos="4680"/>
        <w:tab w:val="right" w:pos="9360"/>
      </w:tabs>
    </w:pPr>
  </w:style>
  <w:style w:type="character" w:customStyle="1" w:styleId="FooterChar">
    <w:name w:val="Footer Char"/>
    <w:basedOn w:val="DefaultParagraphFont"/>
    <w:link w:val="Footer"/>
    <w:uiPriority w:val="99"/>
    <w:rsid w:val="00746B86"/>
  </w:style>
  <w:style w:type="character" w:styleId="Strong">
    <w:name w:val="Strong"/>
    <w:qFormat/>
    <w:rsid w:val="00746B86"/>
    <w:rPr>
      <w:b/>
      <w:bCs/>
    </w:rPr>
  </w:style>
  <w:style w:type="table" w:styleId="LightShading-Accent5">
    <w:name w:val="Light Shading Accent 5"/>
    <w:basedOn w:val="TableNormal"/>
    <w:uiPriority w:val="60"/>
    <w:rsid w:val="00746B86"/>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1">
    <w:name w:val="Light Shading Accent 1"/>
    <w:basedOn w:val="TableNormal"/>
    <w:uiPriority w:val="60"/>
    <w:rsid w:val="00746B86"/>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Shading1-Accent1">
    <w:name w:val="Medium Shading 1 Accent 1"/>
    <w:basedOn w:val="TableNormal"/>
    <w:uiPriority w:val="63"/>
    <w:rsid w:val="00746B86"/>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Accent1">
    <w:name w:val="Light List Accent 1"/>
    <w:basedOn w:val="TableNormal"/>
    <w:uiPriority w:val="61"/>
    <w:rsid w:val="00746B8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073388"/>
    <w:rPr>
      <w:color w:val="0000FF" w:themeColor="hyperlink"/>
      <w:u w:val="single"/>
    </w:rPr>
  </w:style>
  <w:style w:type="paragraph" w:styleId="ListParagraph">
    <w:name w:val="List Paragraph"/>
    <w:basedOn w:val="Normal"/>
    <w:uiPriority w:val="34"/>
    <w:qFormat/>
    <w:rsid w:val="00052C04"/>
    <w:pPr>
      <w:ind w:left="720"/>
      <w:contextualSpacing/>
    </w:pPr>
  </w:style>
  <w:style w:type="table" w:styleId="TableGrid">
    <w:name w:val="Table Grid"/>
    <w:basedOn w:val="TableNormal"/>
    <w:rsid w:val="0070704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601AE"/>
    <w:rPr>
      <w:rFonts w:ascii="DIN-Bold" w:eastAsiaTheme="majorEastAsia" w:hAnsi="DIN-Bold" w:cstheme="majorBidi"/>
      <w:bCs/>
      <w:color w:val="3971AB"/>
      <w:sz w:val="40"/>
      <w:szCs w:val="28"/>
    </w:rPr>
  </w:style>
  <w:style w:type="paragraph" w:styleId="Subtitle">
    <w:name w:val="Subtitle"/>
    <w:basedOn w:val="Normal"/>
    <w:next w:val="Normal"/>
    <w:link w:val="SubtitleChar"/>
    <w:uiPriority w:val="11"/>
    <w:qFormat/>
    <w:rsid w:val="00017291"/>
    <w:pPr>
      <w:numPr>
        <w:ilvl w:val="1"/>
      </w:numPr>
    </w:pPr>
    <w:rPr>
      <w:rFonts w:ascii="DIN-Bold" w:eastAsiaTheme="majorEastAsia" w:hAnsi="DIN-Bold" w:cstheme="majorBidi"/>
      <w:iCs/>
      <w:spacing w:val="15"/>
    </w:rPr>
  </w:style>
  <w:style w:type="character" w:customStyle="1" w:styleId="SubtitleChar">
    <w:name w:val="Subtitle Char"/>
    <w:basedOn w:val="DefaultParagraphFont"/>
    <w:link w:val="Subtitle"/>
    <w:uiPriority w:val="11"/>
    <w:rsid w:val="00017291"/>
    <w:rPr>
      <w:rFonts w:ascii="DIN-Bold" w:eastAsiaTheme="majorEastAsia" w:hAnsi="DIN-Bold" w:cstheme="majorBidi"/>
      <w:iCs/>
      <w:color w:val="00365C"/>
      <w:spacing w:val="15"/>
      <w:sz w:val="24"/>
      <w:szCs w:val="24"/>
    </w:rPr>
  </w:style>
  <w:style w:type="paragraph" w:styleId="Title">
    <w:name w:val="Title"/>
    <w:basedOn w:val="Normal"/>
    <w:next w:val="Normal"/>
    <w:link w:val="TitleChar"/>
    <w:uiPriority w:val="10"/>
    <w:qFormat/>
    <w:rsid w:val="0001729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17291"/>
    <w:rPr>
      <w:rFonts w:asciiTheme="majorHAnsi" w:eastAsiaTheme="majorEastAsia" w:hAnsiTheme="majorHAnsi" w:cstheme="majorBidi"/>
      <w:color w:val="17365D" w:themeColor="text2" w:themeShade="BF"/>
      <w:spacing w:val="5"/>
      <w:kern w:val="28"/>
      <w:sz w:val="52"/>
      <w:szCs w:val="52"/>
    </w:rPr>
  </w:style>
  <w:style w:type="paragraph" w:styleId="Caption">
    <w:name w:val="caption"/>
    <w:basedOn w:val="Normal"/>
    <w:next w:val="Normal"/>
    <w:uiPriority w:val="35"/>
    <w:unhideWhenUsed/>
    <w:qFormat/>
    <w:rsid w:val="0001761E"/>
    <w:pPr>
      <w:spacing w:after="200"/>
    </w:pPr>
    <w:rPr>
      <w:b/>
      <w:bCs/>
      <w:color w:val="4F81BD" w:themeColor="accent1"/>
      <w:sz w:val="18"/>
      <w:szCs w:val="18"/>
    </w:rPr>
  </w:style>
  <w:style w:type="character" w:customStyle="1" w:styleId="Heading2Char">
    <w:name w:val="Heading 2 Char"/>
    <w:basedOn w:val="DefaultParagraphFont"/>
    <w:link w:val="Heading2"/>
    <w:uiPriority w:val="9"/>
    <w:rsid w:val="00225612"/>
    <w:rPr>
      <w:rFonts w:ascii="DIN-Regular" w:eastAsiaTheme="majorEastAsia" w:hAnsi="DIN-Regular" w:cstheme="majorBidi"/>
      <w:bCs/>
      <w:color w:val="00365C"/>
      <w:sz w:val="36"/>
      <w:szCs w:val="26"/>
    </w:rPr>
  </w:style>
  <w:style w:type="paragraph" w:styleId="TOCHeading">
    <w:name w:val="TOC Heading"/>
    <w:basedOn w:val="Heading1"/>
    <w:next w:val="Normal"/>
    <w:uiPriority w:val="39"/>
    <w:unhideWhenUsed/>
    <w:qFormat/>
    <w:rsid w:val="00040673"/>
    <w:pPr>
      <w:spacing w:before="480" w:line="276" w:lineRule="auto"/>
      <w:outlineLvl w:val="9"/>
    </w:pPr>
    <w:rPr>
      <w:rFonts w:asciiTheme="majorHAnsi" w:hAnsiTheme="majorHAnsi"/>
      <w:b/>
      <w:color w:val="365F91" w:themeColor="accent1" w:themeShade="BF"/>
      <w:sz w:val="28"/>
      <w:lang w:eastAsia="ja-JP"/>
    </w:rPr>
  </w:style>
  <w:style w:type="paragraph" w:styleId="TOC1">
    <w:name w:val="toc 1"/>
    <w:basedOn w:val="Normal"/>
    <w:next w:val="Normal"/>
    <w:autoRedefine/>
    <w:uiPriority w:val="39"/>
    <w:unhideWhenUsed/>
    <w:rsid w:val="00040673"/>
    <w:pPr>
      <w:spacing w:after="100"/>
    </w:pPr>
  </w:style>
  <w:style w:type="paragraph" w:styleId="TOC2">
    <w:name w:val="toc 2"/>
    <w:basedOn w:val="Normal"/>
    <w:next w:val="Normal"/>
    <w:autoRedefine/>
    <w:uiPriority w:val="39"/>
    <w:unhideWhenUsed/>
    <w:rsid w:val="00040673"/>
    <w:pPr>
      <w:spacing w:after="100"/>
      <w:ind w:left="240"/>
    </w:pPr>
  </w:style>
  <w:style w:type="table" w:styleId="MediumShading1-Accent6">
    <w:name w:val="Medium Shading 1 Accent 6"/>
    <w:basedOn w:val="TableNormal"/>
    <w:uiPriority w:val="63"/>
    <w:rsid w:val="0041026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LightList-Accent6">
    <w:name w:val="Light List Accent 6"/>
    <w:basedOn w:val="TableNormal"/>
    <w:uiPriority w:val="61"/>
    <w:rsid w:val="00604B19"/>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customStyle="1" w:styleId="Heading5Char">
    <w:name w:val="Heading 5 Char"/>
    <w:basedOn w:val="DefaultParagraphFont"/>
    <w:link w:val="Heading5"/>
    <w:rsid w:val="007C7AA6"/>
    <w:rPr>
      <w:rFonts w:asciiTheme="majorHAnsi" w:eastAsiaTheme="majorEastAsia" w:hAnsiTheme="majorHAnsi" w:cstheme="majorBidi"/>
      <w:color w:val="243F60" w:themeColor="accent1" w:themeShade="7F"/>
      <w:sz w:val="24"/>
      <w:szCs w:val="24"/>
    </w:rPr>
  </w:style>
  <w:style w:type="table" w:styleId="LightGrid-Accent6">
    <w:name w:val="Light Grid Accent 6"/>
    <w:basedOn w:val="TableNormal"/>
    <w:uiPriority w:val="62"/>
    <w:rsid w:val="007C7AA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Shading-Accent6">
    <w:name w:val="Light Shading Accent 6"/>
    <w:basedOn w:val="TableNormal"/>
    <w:uiPriority w:val="60"/>
    <w:rsid w:val="007C7AA6"/>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Accent2">
    <w:name w:val="Light List Accent 2"/>
    <w:basedOn w:val="TableNormal"/>
    <w:uiPriority w:val="61"/>
    <w:rsid w:val="007C7AA6"/>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Grid1-Accent6">
    <w:name w:val="Medium Grid 1 Accent 6"/>
    <w:basedOn w:val="TableNormal"/>
    <w:uiPriority w:val="67"/>
    <w:rsid w:val="007C7AA6"/>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Shading2-Accent6">
    <w:name w:val="Medium Shading 2 Accent 6"/>
    <w:basedOn w:val="TableNormal"/>
    <w:uiPriority w:val="64"/>
    <w:rsid w:val="007C7AA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ColorfulList-Accent6">
    <w:name w:val="Colorful List Accent 6"/>
    <w:basedOn w:val="TableNormal"/>
    <w:uiPriority w:val="72"/>
    <w:rsid w:val="007C7AA6"/>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Accent6">
    <w:name w:val="Colorful Grid Accent 6"/>
    <w:basedOn w:val="TableNormal"/>
    <w:uiPriority w:val="73"/>
    <w:rsid w:val="007C7AA6"/>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Accent6">
    <w:name w:val="Medium List 2 Accent 6"/>
    <w:basedOn w:val="TableNormal"/>
    <w:uiPriority w:val="66"/>
    <w:rsid w:val="007C7AA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Emphasis">
    <w:name w:val="Emphasis"/>
    <w:qFormat/>
    <w:rsid w:val="00DD55D2"/>
    <w:rPr>
      <w:i/>
      <w:iCs/>
    </w:rPr>
  </w:style>
  <w:style w:type="character" w:styleId="PlaceholderText">
    <w:name w:val="Placeholder Text"/>
    <w:basedOn w:val="DefaultParagraphFont"/>
    <w:uiPriority w:val="99"/>
    <w:semiHidden/>
    <w:rsid w:val="003124D5"/>
    <w:rPr>
      <w:color w:val="808080"/>
    </w:rPr>
  </w:style>
  <w:style w:type="character" w:styleId="CommentReference">
    <w:name w:val="annotation reference"/>
    <w:basedOn w:val="DefaultParagraphFont"/>
    <w:uiPriority w:val="99"/>
    <w:semiHidden/>
    <w:unhideWhenUsed/>
    <w:rsid w:val="00F73C76"/>
    <w:rPr>
      <w:sz w:val="16"/>
      <w:szCs w:val="16"/>
    </w:rPr>
  </w:style>
  <w:style w:type="paragraph" w:styleId="CommentText">
    <w:name w:val="annotation text"/>
    <w:basedOn w:val="Normal"/>
    <w:link w:val="CommentTextChar"/>
    <w:uiPriority w:val="99"/>
    <w:semiHidden/>
    <w:unhideWhenUsed/>
    <w:rsid w:val="00F73C76"/>
    <w:pPr>
      <w:spacing w:after="160"/>
    </w:pPr>
    <w:rPr>
      <w:rFonts w:asciiTheme="minorHAnsi" w:eastAsiaTheme="minorHAnsi" w:hAnsiTheme="minorHAnsi" w:cstheme="minorBidi"/>
      <w:color w:val="auto"/>
      <w:sz w:val="20"/>
      <w:szCs w:val="20"/>
    </w:rPr>
  </w:style>
  <w:style w:type="character" w:customStyle="1" w:styleId="CommentTextChar">
    <w:name w:val="Comment Text Char"/>
    <w:basedOn w:val="DefaultParagraphFont"/>
    <w:link w:val="CommentText"/>
    <w:uiPriority w:val="99"/>
    <w:semiHidden/>
    <w:rsid w:val="00F73C76"/>
    <w:rPr>
      <w:sz w:val="20"/>
      <w:szCs w:val="20"/>
    </w:rPr>
  </w:style>
  <w:style w:type="character" w:styleId="FollowedHyperlink">
    <w:name w:val="FollowedHyperlink"/>
    <w:basedOn w:val="DefaultParagraphFont"/>
    <w:uiPriority w:val="99"/>
    <w:semiHidden/>
    <w:unhideWhenUsed/>
    <w:rsid w:val="00F73C7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178227">
      <w:bodyDiv w:val="1"/>
      <w:marLeft w:val="0"/>
      <w:marRight w:val="0"/>
      <w:marTop w:val="0"/>
      <w:marBottom w:val="0"/>
      <w:divBdr>
        <w:top w:val="none" w:sz="0" w:space="0" w:color="auto"/>
        <w:left w:val="none" w:sz="0" w:space="0" w:color="auto"/>
        <w:bottom w:val="none" w:sz="0" w:space="0" w:color="auto"/>
        <w:right w:val="none" w:sz="0" w:space="0" w:color="auto"/>
      </w:divBdr>
    </w:div>
    <w:div w:id="230122285">
      <w:bodyDiv w:val="1"/>
      <w:marLeft w:val="0"/>
      <w:marRight w:val="0"/>
      <w:marTop w:val="0"/>
      <w:marBottom w:val="0"/>
      <w:divBdr>
        <w:top w:val="none" w:sz="0" w:space="0" w:color="auto"/>
        <w:left w:val="none" w:sz="0" w:space="0" w:color="auto"/>
        <w:bottom w:val="none" w:sz="0" w:space="0" w:color="auto"/>
        <w:right w:val="none" w:sz="0" w:space="0" w:color="auto"/>
      </w:divBdr>
    </w:div>
    <w:div w:id="245699855">
      <w:bodyDiv w:val="1"/>
      <w:marLeft w:val="0"/>
      <w:marRight w:val="0"/>
      <w:marTop w:val="0"/>
      <w:marBottom w:val="0"/>
      <w:divBdr>
        <w:top w:val="none" w:sz="0" w:space="0" w:color="auto"/>
        <w:left w:val="none" w:sz="0" w:space="0" w:color="auto"/>
        <w:bottom w:val="none" w:sz="0" w:space="0" w:color="auto"/>
        <w:right w:val="none" w:sz="0" w:space="0" w:color="auto"/>
      </w:divBdr>
    </w:div>
    <w:div w:id="385027529">
      <w:bodyDiv w:val="1"/>
      <w:marLeft w:val="0"/>
      <w:marRight w:val="0"/>
      <w:marTop w:val="0"/>
      <w:marBottom w:val="0"/>
      <w:divBdr>
        <w:top w:val="none" w:sz="0" w:space="0" w:color="auto"/>
        <w:left w:val="none" w:sz="0" w:space="0" w:color="auto"/>
        <w:bottom w:val="none" w:sz="0" w:space="0" w:color="auto"/>
        <w:right w:val="none" w:sz="0" w:space="0" w:color="auto"/>
      </w:divBdr>
    </w:div>
    <w:div w:id="734477238">
      <w:bodyDiv w:val="1"/>
      <w:marLeft w:val="0"/>
      <w:marRight w:val="0"/>
      <w:marTop w:val="0"/>
      <w:marBottom w:val="0"/>
      <w:divBdr>
        <w:top w:val="none" w:sz="0" w:space="0" w:color="auto"/>
        <w:left w:val="none" w:sz="0" w:space="0" w:color="auto"/>
        <w:bottom w:val="none" w:sz="0" w:space="0" w:color="auto"/>
        <w:right w:val="none" w:sz="0" w:space="0" w:color="auto"/>
      </w:divBdr>
    </w:div>
    <w:div w:id="1015499801">
      <w:bodyDiv w:val="1"/>
      <w:marLeft w:val="0"/>
      <w:marRight w:val="0"/>
      <w:marTop w:val="0"/>
      <w:marBottom w:val="0"/>
      <w:divBdr>
        <w:top w:val="none" w:sz="0" w:space="0" w:color="auto"/>
        <w:left w:val="none" w:sz="0" w:space="0" w:color="auto"/>
        <w:bottom w:val="none" w:sz="0" w:space="0" w:color="auto"/>
        <w:right w:val="none" w:sz="0" w:space="0" w:color="auto"/>
      </w:divBdr>
    </w:div>
    <w:div w:id="1346708132">
      <w:bodyDiv w:val="1"/>
      <w:marLeft w:val="0"/>
      <w:marRight w:val="0"/>
      <w:marTop w:val="0"/>
      <w:marBottom w:val="0"/>
      <w:divBdr>
        <w:top w:val="none" w:sz="0" w:space="0" w:color="auto"/>
        <w:left w:val="none" w:sz="0" w:space="0" w:color="auto"/>
        <w:bottom w:val="none" w:sz="0" w:space="0" w:color="auto"/>
        <w:right w:val="none" w:sz="0" w:space="0" w:color="auto"/>
      </w:divBdr>
    </w:div>
    <w:div w:id="1543593882">
      <w:bodyDiv w:val="1"/>
      <w:marLeft w:val="0"/>
      <w:marRight w:val="0"/>
      <w:marTop w:val="0"/>
      <w:marBottom w:val="0"/>
      <w:divBdr>
        <w:top w:val="none" w:sz="0" w:space="0" w:color="auto"/>
        <w:left w:val="none" w:sz="0" w:space="0" w:color="auto"/>
        <w:bottom w:val="none" w:sz="0" w:space="0" w:color="auto"/>
        <w:right w:val="none" w:sz="0" w:space="0" w:color="auto"/>
      </w:divBdr>
    </w:div>
    <w:div w:id="1661693217">
      <w:bodyDiv w:val="1"/>
      <w:marLeft w:val="0"/>
      <w:marRight w:val="0"/>
      <w:marTop w:val="0"/>
      <w:marBottom w:val="0"/>
      <w:divBdr>
        <w:top w:val="none" w:sz="0" w:space="0" w:color="auto"/>
        <w:left w:val="none" w:sz="0" w:space="0" w:color="auto"/>
        <w:bottom w:val="none" w:sz="0" w:space="0" w:color="auto"/>
        <w:right w:val="none" w:sz="0" w:space="0" w:color="auto"/>
      </w:divBdr>
    </w:div>
    <w:div w:id="209997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potluri@aclu-nj.org" TargetMode="External"/><Relationship Id="rId18" Type="http://schemas.openxmlformats.org/officeDocument/2006/relationships/image" Target="media/image4.png"/><Relationship Id="rId26" Type="http://schemas.openxmlformats.org/officeDocument/2006/relationships/hyperlink" Target="http://www.twitter.com/ACLUNJ" TargetMode="External"/><Relationship Id="rId3" Type="http://schemas.openxmlformats.org/officeDocument/2006/relationships/customXml" Target="../customXml/item3.xml"/><Relationship Id="rId21" Type="http://schemas.openxmlformats.org/officeDocument/2006/relationships/hyperlink" Target="http://www.facebook.com/ACLUNJ" TargetMode="External"/><Relationship Id="rId7" Type="http://schemas.openxmlformats.org/officeDocument/2006/relationships/settings" Target="settings.xml"/><Relationship Id="rId12" Type="http://schemas.openxmlformats.org/officeDocument/2006/relationships/hyperlink" Target="https://www.acluloop.org/Departments/affiliateSupport/CAN/Lists/CAN%20Calendar1/Main.aspx" TargetMode="External"/><Relationship Id="rId17" Type="http://schemas.openxmlformats.org/officeDocument/2006/relationships/image" Target="media/image3.png"/><Relationship Id="rId25" Type="http://schemas.openxmlformats.org/officeDocument/2006/relationships/hyperlink" Target="mailto:intake@aclu-nj.org"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aclu-nj.org/yourrights/fileacomplaint/onlinecomplaint/"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ansupport@aclu.org" TargetMode="External"/><Relationship Id="rId24" Type="http://schemas.openxmlformats.org/officeDocument/2006/relationships/hyperlink" Target="https://www.aclu-nj.org/yourrights/fileacomplaint/onlinecomplaint/"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www.aclu-nj.org/download_file/2066"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aclu-nj.org/download_file/2066" TargetMode="Externa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peltzman@aclu-nj.org" TargetMode="External"/><Relationship Id="rId22" Type="http://schemas.openxmlformats.org/officeDocument/2006/relationships/hyperlink" Target="http://www.twitter.com/ACLUNJ" TargetMode="External"/><Relationship Id="rId27" Type="http://schemas.openxmlformats.org/officeDocument/2006/relationships/hyperlink" Target="https://www.aclu-nj.org/download_file/2066" TargetMode="Externa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ansupport@aclu.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ACBBBF58E4F741835B930977116EFC" ma:contentTypeVersion="10" ma:contentTypeDescription="Create a new document." ma:contentTypeScope="" ma:versionID="9085a537272ebbdb6563c9402d3ce17c">
  <xsd:schema xmlns:xsd="http://www.w3.org/2001/XMLSchema" xmlns:xs="http://www.w3.org/2001/XMLSchema" xmlns:p="http://schemas.microsoft.com/office/2006/metadata/properties" xmlns:ns1="http://schemas.microsoft.com/sharepoint/v3" xmlns:ns2="348e3fad-4feb-4d55-8251-411d6b24bf6e" xmlns:ns3="0b90acc2-d544-46e5-bc01-f6a94e7d3ec2" xmlns:ns4="a30cff79-7126-4dc1-8796-bceb065e74d1" targetNamespace="http://schemas.microsoft.com/office/2006/metadata/properties" ma:root="true" ma:fieldsID="d8c939e8860e5bd17b57a60ebc59076b" ns1:_="" ns2:_="" ns3:_="" ns4:_="">
    <xsd:import namespace="http://schemas.microsoft.com/sharepoint/v3"/>
    <xsd:import namespace="348e3fad-4feb-4d55-8251-411d6b24bf6e"/>
    <xsd:import namespace="0b90acc2-d544-46e5-bc01-f6a94e7d3ec2"/>
    <xsd:import namespace="a30cff79-7126-4dc1-8796-bceb065e74d1"/>
    <xsd:element name="properties">
      <xsd:complexType>
        <xsd:sequence>
          <xsd:element name="documentManagement">
            <xsd:complexType>
              <xsd:all>
                <xsd:element ref="ns2:Published_x0020_By" minOccurs="0"/>
                <xsd:element ref="ns3:Icon_x0020_Text" minOccurs="0"/>
                <xsd:element ref="ns3:DateofPublication" minOccurs="0"/>
                <xsd:element ref="ns1:PublishingStartDate" minOccurs="0"/>
                <xsd:element ref="ns1:PublishingExpirationDate" minOccurs="0"/>
                <xsd:element ref="ns4:Description_x003a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48e3fad-4feb-4d55-8251-411d6b24bf6e" elementFormDefault="qualified">
    <xsd:import namespace="http://schemas.microsoft.com/office/2006/documentManagement/types"/>
    <xsd:import namespace="http://schemas.microsoft.com/office/infopath/2007/PartnerControls"/>
    <xsd:element name="Published_x0020_By" ma:index="2" nillable="true" ma:displayName="Published By" ma:format="Dropdown" ma:internalName="Published_x0020_By">
      <xsd:simpleType>
        <xsd:restriction base="dms:Choice">
          <xsd:enumeration value="National"/>
          <xsd:enumeration value="AL"/>
          <xsd:enumeration value="AK"/>
          <xsd:enumeration value="AR"/>
          <xsd:enumeration value="AZ"/>
          <xsd:enumeration value="NoCal"/>
          <xsd:enumeration value="SoCal"/>
          <xsd:enumeration value="SDCal"/>
          <xsd:enumeration value="CO"/>
          <xsd:enumeration value="CT"/>
          <xsd:enumeration value="ND"/>
          <xsd:enumeration value="SD"/>
          <xsd:enumeration value="DE"/>
          <xsd:enumeration value="DC"/>
          <xsd:enumeration value="FL"/>
          <xsd:enumeration value="GA"/>
          <xsd:enumeration value="HI"/>
          <xsd:enumeration value="ID"/>
          <xsd:enumeration value="IL"/>
          <xsd:enumeration value="IN"/>
          <xsd:enumeration value="IA"/>
          <xsd:enumeration value="KS"/>
          <xsd:enumeration value="KY"/>
          <xsd:enumeration value="LA"/>
          <xsd:enumeration value="ME"/>
          <xsd:enumeration value="MD"/>
          <xsd:enumeration value="MA"/>
          <xsd:enumeration value="MI"/>
          <xsd:enumeration value="MN"/>
          <xsd:enumeration value="MS"/>
          <xsd:enumeration value="MO"/>
          <xsd:enumeration value="MT"/>
          <xsd:enumeration value="NC"/>
          <xsd:enumeration value="NE"/>
          <xsd:enumeration value="NV"/>
          <xsd:enumeration value="NH"/>
          <xsd:enumeration value="NJ"/>
          <xsd:enumeration value="NM"/>
          <xsd:enumeration value="NY"/>
          <xsd:enumeration value="OH"/>
          <xsd:enumeration value="OK"/>
          <xsd:enumeration value="OR"/>
          <xsd:enumeration value="PA"/>
          <xsd:enumeration value="PR"/>
          <xsd:enumeration value="RI"/>
          <xsd:enumeration value="SC"/>
          <xsd:enumeration value="TN"/>
          <xsd:enumeration value="TX"/>
          <xsd:enumeration value="UT"/>
          <xsd:enumeration value="VT"/>
          <xsd:enumeration value="VA"/>
          <xsd:enumeration value="WA"/>
          <xsd:enumeration value="WV"/>
          <xsd:enumeration value="WI"/>
          <xsd:enumeration value="WY"/>
        </xsd:restriction>
      </xsd:simpleType>
    </xsd:element>
  </xsd:schema>
  <xsd:schema xmlns:xsd="http://www.w3.org/2001/XMLSchema" xmlns:xs="http://www.w3.org/2001/XMLSchema" xmlns:dms="http://schemas.microsoft.com/office/2006/documentManagement/types" xmlns:pc="http://schemas.microsoft.com/office/infopath/2007/PartnerControls" targetNamespace="0b90acc2-d544-46e5-bc01-f6a94e7d3ec2" elementFormDefault="qualified">
    <xsd:import namespace="http://schemas.microsoft.com/office/2006/documentManagement/types"/>
    <xsd:import namespace="http://schemas.microsoft.com/office/infopath/2007/PartnerControls"/>
    <xsd:element name="Icon_x0020_Text" ma:index="3" nillable="true" ma:displayName="Affiliate" ma:description="Displays the abbreviation for the affiliate (AL, AK, NoCal, SoCal, etc)" ma:format="Dropdown" ma:internalName="Icon_x0020_Text">
      <xsd:simpleType>
        <xsd:restriction base="dms:Choice">
          <xsd:enumeration value="AL"/>
          <xsd:enumeration value="AK"/>
          <xsd:enumeration value="AR"/>
          <xsd:enumeration value="AZ"/>
          <xsd:enumeration value="NoCal"/>
          <xsd:enumeration value="SoCal"/>
          <xsd:enumeration value="SDCal"/>
          <xsd:enumeration value="CO"/>
          <xsd:enumeration value="CT"/>
          <xsd:enumeration value="ND"/>
          <xsd:enumeration value="SD"/>
          <xsd:enumeration value="DE"/>
          <xsd:enumeration value="FL"/>
          <xsd:enumeration value="GA"/>
          <xsd:enumeration value="HI"/>
          <xsd:enumeration value="ID"/>
          <xsd:enumeration value="IL"/>
          <xsd:enumeration value="IN"/>
          <xsd:enumeration value="IA"/>
          <xsd:enumeration value="KS"/>
          <xsd:enumeration value="KY"/>
          <xsd:enumeration value="LA"/>
          <xsd:enumeration value="ME"/>
          <xsd:enumeration value="MD"/>
          <xsd:enumeration value="MA"/>
          <xsd:enumeration value="MI"/>
          <xsd:enumeration value="MN"/>
          <xsd:enumeration value="MS"/>
          <xsd:enumeration value="MO"/>
          <xsd:enumeration value="MT"/>
          <xsd:enumeration value="NCA"/>
          <xsd:enumeration value="NC"/>
          <xsd:enumeration value="NE"/>
          <xsd:enumeration value="NV"/>
          <xsd:enumeration value="NH"/>
          <xsd:enumeration value="NJ"/>
          <xsd:enumeration value="NM"/>
          <xsd:enumeration value="NY"/>
          <xsd:enumeration value="OH"/>
          <xsd:enumeration value="OK"/>
          <xsd:enumeration value="OR"/>
          <xsd:enumeration value="PA"/>
          <xsd:enumeration value="PR"/>
          <xsd:enumeration value="RI"/>
          <xsd:enumeration value="SC"/>
          <xsd:enumeration value="TN"/>
          <xsd:enumeration value="TX"/>
          <xsd:enumeration value="UT"/>
          <xsd:enumeration value="VT"/>
          <xsd:enumeration value="VA"/>
          <xsd:enumeration value="WA"/>
          <xsd:enumeration value="WV"/>
          <xsd:enumeration value="WI"/>
          <xsd:enumeration value="WY"/>
        </xsd:restriction>
      </xsd:simpleType>
    </xsd:element>
    <xsd:element name="DateofPublication" ma:index="4" nillable="true" ma:displayName="DateofPublication" ma:default="[today]" ma:description="Date of document (estimated date OK)." ma:format="DateOnly" ma:internalName="DateofPublication">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30cff79-7126-4dc1-8796-bceb065e74d1" elementFormDefault="qualified">
    <xsd:import namespace="http://schemas.microsoft.com/office/2006/documentManagement/types"/>
    <xsd:import namespace="http://schemas.microsoft.com/office/infopath/2007/PartnerControls"/>
    <xsd:element name="Description_x003a_" ma:index="13" nillable="true" ma:displayName="Description:" ma:internalName="Description_x003a_">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Icon_x0020_Text xmlns="0b90acc2-d544-46e5-bc01-f6a94e7d3ec2" xsi:nil="true"/>
    <PublishingExpirationDate xmlns="http://schemas.microsoft.com/sharepoint/v3" xsi:nil="true"/>
    <PublishingStartDate xmlns="http://schemas.microsoft.com/sharepoint/v3" xsi:nil="true"/>
    <DateofPublication xmlns="0b90acc2-d544-46e5-bc01-f6a94e7d3ec2">2014-05-23T04:00:00+00:00</DateofPublication>
    <Description_x003a_ xmlns="a30cff79-7126-4dc1-8796-bceb065e74d1" xsi:nil="true"/>
    <Published_x0020_By xmlns="348e3fad-4feb-4d55-8251-411d6b24bf6e"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CD6FF2-A464-427E-B46E-522D35CA18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48e3fad-4feb-4d55-8251-411d6b24bf6e"/>
    <ds:schemaRef ds:uri="0b90acc2-d544-46e5-bc01-f6a94e7d3ec2"/>
    <ds:schemaRef ds:uri="a30cff79-7126-4dc1-8796-bceb065e74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FEDA81-3248-41D6-9421-958B190A1C9E}">
  <ds:schemaRefs>
    <ds:schemaRef ds:uri="http://schemas.microsoft.com/sharepoint/v3/contenttype/forms"/>
  </ds:schemaRefs>
</ds:datastoreItem>
</file>

<file path=customXml/itemProps3.xml><?xml version="1.0" encoding="utf-8"?>
<ds:datastoreItem xmlns:ds="http://schemas.openxmlformats.org/officeDocument/2006/customXml" ds:itemID="{9C32FA22-3DB3-418E-B87C-D93FF1462573}">
  <ds:schemaRefs>
    <ds:schemaRef ds:uri="http://purl.org/dc/elements/1.1/"/>
    <ds:schemaRef ds:uri="0b90acc2-d544-46e5-bc01-f6a94e7d3ec2"/>
    <ds:schemaRef ds:uri="http://www.w3.org/XML/1998/namespace"/>
    <ds:schemaRef ds:uri="http://schemas.microsoft.com/office/infopath/2007/PartnerControls"/>
    <ds:schemaRef ds:uri="http://purl.org/dc/terms/"/>
    <ds:schemaRef ds:uri="http://schemas.microsoft.com/office/2006/metadata/properties"/>
    <ds:schemaRef ds:uri="http://purl.org/dc/dcmitype/"/>
    <ds:schemaRef ds:uri="http://schemas.microsoft.com/office/2006/documentManagement/types"/>
    <ds:schemaRef ds:uri="http://schemas.microsoft.com/sharepoint/v3"/>
    <ds:schemaRef ds:uri="http://schemas.openxmlformats.org/package/2006/metadata/core-properties"/>
    <ds:schemaRef ds:uri="a30cff79-7126-4dc1-8796-bceb065e74d1"/>
    <ds:schemaRef ds:uri="348e3fad-4feb-4d55-8251-411d6b24bf6e"/>
  </ds:schemaRefs>
</ds:datastoreItem>
</file>

<file path=customXml/itemProps4.xml><?xml version="1.0" encoding="utf-8"?>
<ds:datastoreItem xmlns:ds="http://schemas.openxmlformats.org/officeDocument/2006/customXml" ds:itemID="{258D8F3F-0C96-4D37-9B79-B2A80D3DA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879</Words>
  <Characters>5013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ACLU Foundation Inc.</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Emily Teufel</dc:creator>
  <cp:lastModifiedBy>Keerthi Potluri</cp:lastModifiedBy>
  <cp:revision>3</cp:revision>
  <dcterms:created xsi:type="dcterms:W3CDTF">2017-09-26T15:15:00Z</dcterms:created>
  <dcterms:modified xsi:type="dcterms:W3CDTF">2017-09-26T15:22:00Z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0x01010022ACBBBF58E4F741835B930977116EFC</vt:lpwstr>
  </property>
  <property fmtid="{D5CDD505-2E9C-101B-9397-08002B2CF9AE}" pid="3" name="Order">
    <vt:r8>39800</vt:r8>
  </property>
  <property fmtid="{D5CDD505-2E9C-101B-9397-08002B2CF9AE}" pid="4" name="xd_ProgID">
    <vt:lpwstr/>
  </property>
  <property fmtid="{D5CDD505-2E9C-101B-9397-08002B2CF9AE}" pid="5" name="Dev Type of Content">
    <vt:lpwstr/>
  </property>
  <property fmtid="{D5CDD505-2E9C-101B-9397-08002B2CF9AE}" pid="6" name="TemplateUrl">
    <vt:lpwstr/>
  </property>
</Properties>
</file>